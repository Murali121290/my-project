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97E92A1" w14:textId="267D8255" w:rsidR="00392418" w:rsidRPr="005707EB" w:rsidRDefault="00C77A5D" w:rsidP="006B49C0">
      <w:pPr>
        <w:pStyle w:val="CN"/>
        <w:rPr>
          <w:rFonts w:ascii="Times New Roman" w:hAnsi="Times New Roman" w:cs="Times New Roman"/>
        </w:rPr>
      </w:pPr>
      <w:bookmarkStart w:id="0" w:name="_Hlk211766493"/>
      <w:r>
        <w:rPr>
          <w:rFonts w:ascii="Times New Roman" w:hAnsi="Times New Roman" w:cs="Times New Roman"/>
        </w:rPr>
        <w:t xml:space="preserve">&lt;CN&gt; </w:t>
      </w:r>
      <w:r w:rsidR="00E952F0" w:rsidRPr="005707EB">
        <w:rPr>
          <w:rFonts w:ascii="Times New Roman" w:hAnsi="Times New Roman" w:cs="Times New Roman"/>
        </w:rPr>
        <w:t>17</w:t>
      </w:r>
    </w:p>
    <w:p w14:paraId="77CBEB13" w14:textId="62433246" w:rsidR="00392418" w:rsidRPr="005707EB" w:rsidRDefault="00392418" w:rsidP="006B49C0">
      <w:pPr>
        <w:pStyle w:val="CT"/>
        <w:rPr>
          <w:rFonts w:ascii="Times New Roman" w:hAnsi="Times New Roman" w:cs="Times New Roman"/>
          <w:b/>
          <w:bCs/>
        </w:rPr>
      </w:pPr>
      <w:r w:rsidRPr="005707EB">
        <w:rPr>
          <w:rFonts w:ascii="Times New Roman" w:hAnsi="Times New Roman" w:cs="Times New Roman"/>
          <w:b/>
          <w:bCs/>
        </w:rPr>
        <w:t>&lt;</w:t>
      </w:r>
      <w:r w:rsidR="00C77A5D">
        <w:rPr>
          <w:rFonts w:ascii="Times New Roman" w:hAnsi="Times New Roman" w:cs="Times New Roman"/>
          <w:b/>
          <w:bCs/>
        </w:rPr>
        <w:t>CT</w:t>
      </w:r>
      <w:r w:rsidRPr="005707EB">
        <w:rPr>
          <w:rFonts w:ascii="Times New Roman" w:hAnsi="Times New Roman" w:cs="Times New Roman"/>
          <w:b/>
          <w:bCs/>
        </w:rPr>
        <w:t>&gt;Assessing</w:t>
      </w:r>
      <w:r w:rsidR="00E952F0" w:rsidRPr="005707EB">
        <w:rPr>
          <w:rFonts w:ascii="Times New Roman" w:hAnsi="Times New Roman" w:cs="Times New Roman"/>
          <w:b/>
          <w:bCs/>
        </w:rPr>
        <w:t xml:space="preserve"> </w:t>
      </w:r>
      <w:r w:rsidR="00F52022" w:rsidRPr="005707EB">
        <w:rPr>
          <w:rFonts w:ascii="Times New Roman" w:hAnsi="Times New Roman" w:cs="Times New Roman"/>
          <w:b/>
          <w:bCs/>
        </w:rPr>
        <w:t xml:space="preserve">Depressive </w:t>
      </w:r>
      <w:r w:rsidR="00E952F0" w:rsidRPr="005707EB">
        <w:rPr>
          <w:rFonts w:ascii="Times New Roman" w:hAnsi="Times New Roman" w:cs="Times New Roman"/>
          <w:b/>
          <w:bCs/>
        </w:rPr>
        <w:t>Disorders</w:t>
      </w:r>
    </w:p>
    <w:p w14:paraId="7F45AB9D" w14:textId="2DD43228" w:rsidR="0005107E" w:rsidRPr="005707EB" w:rsidRDefault="00C77A5D" w:rsidP="006B49C0">
      <w:pPr>
        <w:pStyle w:val="EPI"/>
        <w:rPr>
          <w:rFonts w:ascii="Times New Roman" w:hAnsi="Times New Roman" w:cs="Times New Roman"/>
          <w:i/>
          <w:iCs/>
        </w:rPr>
      </w:pPr>
      <w:r>
        <w:rPr>
          <w:rFonts w:ascii="Times New Roman" w:hAnsi="Times New Roman" w:cs="Times New Roman"/>
        </w:rPr>
        <w:t>&lt;EPI&gt;</w:t>
      </w:r>
      <w:r w:rsidR="00836E72" w:rsidRPr="005707EB">
        <w:rPr>
          <w:rFonts w:ascii="Times New Roman" w:hAnsi="Times New Roman" w:cs="Times New Roman"/>
          <w:i/>
          <w:iCs/>
        </w:rPr>
        <w:t>You’re braver than you believe, stronger than you seem, and smarter than you think.</w:t>
      </w:r>
    </w:p>
    <w:p w14:paraId="5594BDE2" w14:textId="6C28D6B4" w:rsidR="00836E72" w:rsidRPr="005707EB" w:rsidRDefault="00C77A5D" w:rsidP="006B49C0">
      <w:pPr>
        <w:pStyle w:val="EPI-AU"/>
        <w:spacing w:line="480" w:lineRule="auto"/>
        <w:rPr>
          <w:rFonts w:ascii="Times New Roman" w:hAnsi="Times New Roman" w:cs="Times New Roman"/>
          <w:i/>
          <w:iCs/>
        </w:rPr>
      </w:pPr>
      <w:r>
        <w:rPr>
          <w:rFonts w:ascii="Times New Roman" w:hAnsi="Times New Roman" w:cs="Times New Roman"/>
        </w:rPr>
        <w:t>&lt;EPI-AU&gt;</w:t>
      </w:r>
      <w:r w:rsidR="00202E35" w:rsidRPr="005707EB">
        <w:rPr>
          <w:rFonts w:ascii="Times New Roman" w:hAnsi="Times New Roman" w:cs="Times New Roman"/>
          <w:i/>
          <w:iCs/>
        </w:rPr>
        <w:t>A.A. Milne</w:t>
      </w:r>
    </w:p>
    <w:p w14:paraId="01C510E0" w14:textId="77777777" w:rsidR="00C77A5D" w:rsidRPr="00935DFF" w:rsidRDefault="00C77A5D" w:rsidP="006B49C0">
      <w:pPr>
        <w:pStyle w:val="PMI"/>
        <w:rPr>
          <w:rFonts w:ascii="Times New Roman" w:hAnsi="Times New Roman" w:cs="Times New Roman"/>
        </w:rPr>
      </w:pPr>
      <w:r w:rsidRPr="00304093">
        <w:rPr>
          <w:rFonts w:ascii="Times New Roman" w:hAnsi="Times New Roman" w:cs="Times New Roman"/>
        </w:rPr>
        <w:t>&lt;BX1-EC&gt;</w:t>
      </w:r>
    </w:p>
    <w:p w14:paraId="4311882B" w14:textId="002500C6" w:rsidR="00392418" w:rsidRPr="005707EB" w:rsidRDefault="00C77A5D" w:rsidP="006B49C0">
      <w:pPr>
        <w:pStyle w:val="BX1-TTL"/>
        <w:rPr>
          <w:rFonts w:ascii="Times New Roman" w:hAnsi="Times New Roman" w:cs="Times New Roman"/>
          <w:b/>
          <w:bCs/>
        </w:rPr>
      </w:pPr>
      <w:r w:rsidRPr="00304093">
        <w:rPr>
          <w:rFonts w:ascii="Times New Roman" w:hAnsi="Times New Roman" w:cs="Times New Roman"/>
        </w:rPr>
        <w:t>&lt;BX1-TTL&gt;</w:t>
      </w:r>
      <w:r w:rsidR="00392418" w:rsidRPr="005707EB">
        <w:rPr>
          <w:rFonts w:ascii="Times New Roman" w:hAnsi="Times New Roman" w:cs="Times New Roman"/>
          <w:b/>
          <w:bCs/>
        </w:rPr>
        <w:t>Essential Concepts</w:t>
      </w:r>
    </w:p>
    <w:p w14:paraId="5218611B" w14:textId="6C9667FB" w:rsidR="009E798A" w:rsidRPr="006B49C0" w:rsidRDefault="00F54B96" w:rsidP="006B49C0">
      <w:pPr>
        <w:pStyle w:val="BX1-BL-FIRST"/>
      </w:pPr>
      <w:r w:rsidRPr="005707EB">
        <w:rPr>
          <w:rFonts w:ascii="Symbol" w:hAnsi="Symbol" w:cs="Times New Roman"/>
          <w:iCs/>
        </w:rPr>
        <w:t></w:t>
      </w:r>
      <w:r w:rsidRPr="005707EB">
        <w:rPr>
          <w:rFonts w:ascii="Symbol" w:hAnsi="Symbol" w:cs="Times New Roman"/>
          <w:iCs/>
        </w:rPr>
        <w:tab/>
      </w:r>
      <w:r w:rsidR="00044194" w:rsidRPr="00F54B96">
        <w:rPr>
          <w:rFonts w:ascii="Times New Roman" w:hAnsi="Times New Roman" w:cs="Times New Roman"/>
          <w:i/>
          <w:iCs/>
        </w:rPr>
        <w:t xml:space="preserve">Children and adolescents </w:t>
      </w:r>
      <w:r w:rsidR="00A972A2" w:rsidRPr="00F54B96">
        <w:rPr>
          <w:rFonts w:ascii="Times New Roman" w:hAnsi="Times New Roman" w:cs="Times New Roman"/>
          <w:i/>
          <w:iCs/>
        </w:rPr>
        <w:t xml:space="preserve">with </w:t>
      </w:r>
      <w:r w:rsidR="005636E7" w:rsidRPr="00F54B96">
        <w:rPr>
          <w:rFonts w:ascii="Times New Roman" w:hAnsi="Times New Roman" w:cs="Times New Roman"/>
          <w:i/>
          <w:iCs/>
        </w:rPr>
        <w:t xml:space="preserve">depressive </w:t>
      </w:r>
      <w:r w:rsidR="00BA1744" w:rsidRPr="00F54B96">
        <w:rPr>
          <w:rFonts w:ascii="Times New Roman" w:hAnsi="Times New Roman" w:cs="Times New Roman"/>
          <w:i/>
          <w:iCs/>
        </w:rPr>
        <w:t xml:space="preserve">disorders </w:t>
      </w:r>
      <w:r w:rsidR="00A972A2" w:rsidRPr="00F54B96">
        <w:rPr>
          <w:rFonts w:ascii="Times New Roman" w:hAnsi="Times New Roman" w:cs="Times New Roman"/>
          <w:i/>
          <w:iCs/>
        </w:rPr>
        <w:t xml:space="preserve">struggle </w:t>
      </w:r>
      <w:r w:rsidR="00261B8A" w:rsidRPr="00F54B96">
        <w:rPr>
          <w:rFonts w:ascii="Times New Roman" w:hAnsi="Times New Roman" w:cs="Times New Roman"/>
          <w:i/>
          <w:iCs/>
        </w:rPr>
        <w:t>with mood swings and emotion</w:t>
      </w:r>
      <w:r w:rsidR="00A972A2" w:rsidRPr="00F54B96">
        <w:rPr>
          <w:rFonts w:ascii="Times New Roman" w:hAnsi="Times New Roman" w:cs="Times New Roman"/>
          <w:i/>
          <w:iCs/>
        </w:rPr>
        <w:t xml:space="preserve"> </w:t>
      </w:r>
      <w:proofErr w:type="spellStart"/>
      <w:r w:rsidR="00026145" w:rsidRPr="00F54B96">
        <w:rPr>
          <w:rFonts w:ascii="Times New Roman" w:hAnsi="Times New Roman" w:cs="Times New Roman"/>
          <w:i/>
          <w:iCs/>
        </w:rPr>
        <w:t>dys</w:t>
      </w:r>
      <w:r w:rsidR="00A972A2" w:rsidRPr="00F54B96">
        <w:rPr>
          <w:rFonts w:ascii="Times New Roman" w:hAnsi="Times New Roman" w:cs="Times New Roman"/>
          <w:i/>
          <w:iCs/>
        </w:rPr>
        <w:t>regulat</w:t>
      </w:r>
      <w:r w:rsidR="00261B8A" w:rsidRPr="00F54B96">
        <w:rPr>
          <w:rFonts w:ascii="Times New Roman" w:hAnsi="Times New Roman" w:cs="Times New Roman"/>
          <w:i/>
          <w:iCs/>
        </w:rPr>
        <w:t>ion</w:t>
      </w:r>
      <w:proofErr w:type="spellEnd"/>
      <w:r w:rsidR="00261B8A" w:rsidRPr="00F54B96">
        <w:rPr>
          <w:rFonts w:ascii="Times New Roman" w:hAnsi="Times New Roman" w:cs="Times New Roman"/>
          <w:i/>
          <w:iCs/>
        </w:rPr>
        <w:t>.</w:t>
      </w:r>
    </w:p>
    <w:p w14:paraId="606118DA" w14:textId="1C9A4CB9" w:rsidR="0046165E" w:rsidRPr="00F54B96" w:rsidRDefault="00F54B96" w:rsidP="006B49C0">
      <w:pPr>
        <w:pStyle w:val="BX1-BL-MID"/>
        <w:rPr>
          <w:rFonts w:ascii="Times New Roman" w:hAnsi="Times New Roman" w:cs="Times New Roman"/>
          <w:i/>
          <w:iCs/>
        </w:rPr>
      </w:pPr>
      <w:r w:rsidRPr="005707EB">
        <w:rPr>
          <w:rFonts w:ascii="Symbol" w:hAnsi="Symbol" w:cs="Times New Roman"/>
          <w:iCs/>
        </w:rPr>
        <w:t></w:t>
      </w:r>
      <w:r w:rsidRPr="005707EB">
        <w:rPr>
          <w:rFonts w:ascii="Symbol" w:hAnsi="Symbol" w:cs="Times New Roman"/>
          <w:iCs/>
        </w:rPr>
        <w:tab/>
      </w:r>
      <w:r w:rsidR="005636E7" w:rsidRPr="00F54B96">
        <w:rPr>
          <w:rFonts w:ascii="Times New Roman" w:hAnsi="Times New Roman" w:cs="Times New Roman"/>
          <w:i/>
          <w:iCs/>
        </w:rPr>
        <w:t xml:space="preserve">Depressive </w:t>
      </w:r>
      <w:r w:rsidR="00F077B1" w:rsidRPr="00F54B96">
        <w:rPr>
          <w:rFonts w:ascii="Times New Roman" w:hAnsi="Times New Roman" w:cs="Times New Roman"/>
          <w:i/>
          <w:iCs/>
        </w:rPr>
        <w:t xml:space="preserve">disorders </w:t>
      </w:r>
      <w:r w:rsidR="00261B8A" w:rsidRPr="00F54B96">
        <w:rPr>
          <w:rFonts w:ascii="Times New Roman" w:hAnsi="Times New Roman" w:cs="Times New Roman"/>
          <w:i/>
          <w:iCs/>
        </w:rPr>
        <w:t xml:space="preserve">in youth </w:t>
      </w:r>
      <w:r w:rsidR="00F077B1" w:rsidRPr="00F54B96">
        <w:rPr>
          <w:rFonts w:ascii="Times New Roman" w:hAnsi="Times New Roman" w:cs="Times New Roman"/>
          <w:i/>
          <w:iCs/>
        </w:rPr>
        <w:t>can disrupt</w:t>
      </w:r>
      <w:r w:rsidR="00913ACA" w:rsidRPr="00F54B96">
        <w:rPr>
          <w:rFonts w:ascii="Times New Roman" w:hAnsi="Times New Roman" w:cs="Times New Roman"/>
          <w:i/>
          <w:iCs/>
        </w:rPr>
        <w:t xml:space="preserve"> learning, concentration</w:t>
      </w:r>
      <w:r w:rsidR="001B599A" w:rsidRPr="00F54B96">
        <w:rPr>
          <w:rFonts w:ascii="Times New Roman" w:hAnsi="Times New Roman" w:cs="Times New Roman"/>
          <w:i/>
          <w:iCs/>
        </w:rPr>
        <w:t>,</w:t>
      </w:r>
      <w:r w:rsidR="009012AD" w:rsidRPr="00F54B96">
        <w:rPr>
          <w:rFonts w:ascii="Times New Roman" w:hAnsi="Times New Roman" w:cs="Times New Roman"/>
          <w:i/>
          <w:iCs/>
        </w:rPr>
        <w:t xml:space="preserve"> </w:t>
      </w:r>
      <w:r w:rsidR="00CA24C2" w:rsidRPr="00F54B96">
        <w:rPr>
          <w:rFonts w:ascii="Times New Roman" w:hAnsi="Times New Roman" w:cs="Times New Roman"/>
          <w:i/>
          <w:iCs/>
        </w:rPr>
        <w:t xml:space="preserve">appetite, </w:t>
      </w:r>
      <w:r w:rsidR="009012AD" w:rsidRPr="00F54B96">
        <w:rPr>
          <w:rFonts w:ascii="Times New Roman" w:hAnsi="Times New Roman" w:cs="Times New Roman"/>
          <w:i/>
          <w:iCs/>
        </w:rPr>
        <w:t xml:space="preserve">sleep, </w:t>
      </w:r>
      <w:r w:rsidR="00913ACA" w:rsidRPr="00F54B96">
        <w:rPr>
          <w:rFonts w:ascii="Times New Roman" w:hAnsi="Times New Roman" w:cs="Times New Roman"/>
          <w:i/>
          <w:iCs/>
        </w:rPr>
        <w:t>social relationships, and</w:t>
      </w:r>
      <w:r w:rsidR="00026145" w:rsidRPr="00F54B96">
        <w:rPr>
          <w:rFonts w:ascii="Times New Roman" w:hAnsi="Times New Roman" w:cs="Times New Roman"/>
          <w:i/>
          <w:iCs/>
        </w:rPr>
        <w:t xml:space="preserve"> </w:t>
      </w:r>
      <w:r w:rsidR="00844426" w:rsidRPr="00F54B96">
        <w:rPr>
          <w:rFonts w:ascii="Times New Roman" w:hAnsi="Times New Roman" w:cs="Times New Roman"/>
          <w:i/>
          <w:iCs/>
        </w:rPr>
        <w:t>cognition.</w:t>
      </w:r>
    </w:p>
    <w:p w14:paraId="38924C77" w14:textId="26A91EB1" w:rsidR="00F71CB4" w:rsidRPr="006B49C0" w:rsidRDefault="00F54B96" w:rsidP="006B49C0">
      <w:pPr>
        <w:pStyle w:val="BX1-BL-LAST"/>
      </w:pPr>
      <w:r>
        <w:rPr>
          <w:rFonts w:ascii="Symbol" w:hAnsi="Symbol" w:cs="Times New Roman"/>
          <w:iCs/>
        </w:rPr>
        <w:t></w:t>
      </w:r>
      <w:r>
        <w:rPr>
          <w:rFonts w:ascii="Symbol" w:hAnsi="Symbol" w:cs="Times New Roman"/>
          <w:iCs/>
        </w:rPr>
        <w:tab/>
      </w:r>
      <w:r w:rsidR="00970346" w:rsidRPr="00F54B96">
        <w:rPr>
          <w:rFonts w:ascii="Times New Roman" w:hAnsi="Times New Roman" w:cs="Times New Roman"/>
          <w:i/>
          <w:iCs/>
        </w:rPr>
        <w:t xml:space="preserve">Children with </w:t>
      </w:r>
      <w:r w:rsidR="006B0D31" w:rsidRPr="00F54B96">
        <w:rPr>
          <w:rFonts w:ascii="Times New Roman" w:hAnsi="Times New Roman" w:cs="Times New Roman"/>
          <w:i/>
          <w:iCs/>
        </w:rPr>
        <w:t xml:space="preserve">depressive disorders may </w:t>
      </w:r>
      <w:r w:rsidR="00091AE2" w:rsidRPr="00F54B96">
        <w:rPr>
          <w:rFonts w:ascii="Times New Roman" w:hAnsi="Times New Roman" w:cs="Times New Roman"/>
          <w:i/>
          <w:iCs/>
        </w:rPr>
        <w:t>be</w:t>
      </w:r>
      <w:r w:rsidR="00FF54B6" w:rsidRPr="00F54B96">
        <w:rPr>
          <w:rFonts w:ascii="Times New Roman" w:hAnsi="Times New Roman" w:cs="Times New Roman"/>
          <w:i/>
          <w:iCs/>
        </w:rPr>
        <w:t xml:space="preserve"> irritable</w:t>
      </w:r>
      <w:r w:rsidR="00844426" w:rsidRPr="00F54B96">
        <w:rPr>
          <w:rFonts w:ascii="Times New Roman" w:hAnsi="Times New Roman" w:cs="Times New Roman"/>
          <w:i/>
          <w:iCs/>
        </w:rPr>
        <w:t xml:space="preserve">, </w:t>
      </w:r>
      <w:r w:rsidR="00091AE2" w:rsidRPr="00F54B96">
        <w:rPr>
          <w:rFonts w:ascii="Times New Roman" w:hAnsi="Times New Roman" w:cs="Times New Roman"/>
          <w:i/>
          <w:iCs/>
        </w:rPr>
        <w:t xml:space="preserve">feel </w:t>
      </w:r>
      <w:r w:rsidR="00844426" w:rsidRPr="00F54B96">
        <w:rPr>
          <w:rFonts w:ascii="Times New Roman" w:hAnsi="Times New Roman" w:cs="Times New Roman"/>
          <w:i/>
          <w:iCs/>
        </w:rPr>
        <w:t xml:space="preserve">hopeless, and </w:t>
      </w:r>
      <w:r w:rsidR="005C4F7F" w:rsidRPr="00F54B96">
        <w:rPr>
          <w:rFonts w:ascii="Times New Roman" w:hAnsi="Times New Roman" w:cs="Times New Roman"/>
          <w:i/>
          <w:iCs/>
        </w:rPr>
        <w:t>become preoccupied with death and dying.</w:t>
      </w:r>
    </w:p>
    <w:p w14:paraId="390BF951" w14:textId="77777777" w:rsidR="00C77A5D" w:rsidRPr="00935DFF" w:rsidRDefault="00C77A5D" w:rsidP="006B49C0">
      <w:pPr>
        <w:pStyle w:val="PMI"/>
        <w:rPr>
          <w:rFonts w:ascii="Times New Roman" w:hAnsi="Times New Roman" w:cs="Times New Roman"/>
        </w:rPr>
      </w:pPr>
      <w:r w:rsidRPr="00304093">
        <w:rPr>
          <w:rFonts w:ascii="Times New Roman" w:hAnsi="Times New Roman" w:cs="Times New Roman"/>
        </w:rPr>
        <w:t>&lt;/BX1-EC&gt;</w:t>
      </w:r>
    </w:p>
    <w:p w14:paraId="3911F90B" w14:textId="17BA295E" w:rsidR="00E952F0" w:rsidRPr="005707EB" w:rsidRDefault="00E952F0" w:rsidP="006B49C0">
      <w:pPr>
        <w:pStyle w:val="PMI"/>
        <w:rPr>
          <w:rFonts w:ascii="Times New Roman" w:hAnsi="Times New Roman" w:cs="Times New Roman"/>
        </w:rPr>
      </w:pPr>
      <w:r w:rsidRPr="005707EB">
        <w:rPr>
          <w:rFonts w:ascii="Times New Roman" w:hAnsi="Times New Roman" w:cs="Times New Roman"/>
        </w:rPr>
        <w:t>&lt;BX&gt;</w:t>
      </w:r>
    </w:p>
    <w:p w14:paraId="17BA4F91" w14:textId="72ED7D03" w:rsidR="00E952F0" w:rsidRPr="005707EB" w:rsidRDefault="00E952F0" w:rsidP="006B49C0">
      <w:pPr>
        <w:pStyle w:val="BX1-TTL"/>
        <w:rPr>
          <w:rFonts w:ascii="Times New Roman" w:hAnsi="Times New Roman" w:cs="Times New Roman"/>
          <w:b/>
          <w:bCs/>
        </w:rPr>
      </w:pPr>
      <w:r w:rsidRPr="005707EB">
        <w:rPr>
          <w:rFonts w:ascii="Times New Roman" w:hAnsi="Times New Roman" w:cs="Times New Roman"/>
          <w:b/>
          <w:bCs/>
        </w:rPr>
        <w:t>&lt;TITLE&gt;</w:t>
      </w:r>
      <w:r w:rsidR="00F52022" w:rsidRPr="005707EB">
        <w:rPr>
          <w:rFonts w:ascii="Times New Roman" w:hAnsi="Times New Roman" w:cs="Times New Roman"/>
          <w:b/>
          <w:bCs/>
        </w:rPr>
        <w:t xml:space="preserve"> Screening</w:t>
      </w:r>
      <w:r w:rsidRPr="005707EB">
        <w:rPr>
          <w:rFonts w:ascii="Times New Roman" w:hAnsi="Times New Roman" w:cs="Times New Roman"/>
          <w:b/>
          <w:bCs/>
        </w:rPr>
        <w:t xml:space="preserve"> Questions</w:t>
      </w:r>
    </w:p>
    <w:p w14:paraId="26B325E2" w14:textId="4D623472" w:rsidR="00DA013F" w:rsidRPr="006B49C0" w:rsidRDefault="00F54B96" w:rsidP="006B49C0">
      <w:pPr>
        <w:pStyle w:val="BX1-BL-FIRST"/>
      </w:pPr>
      <w:r w:rsidRPr="005707EB">
        <w:rPr>
          <w:rFonts w:ascii="Symbol" w:hAnsi="Symbol" w:cs="Times New Roman"/>
        </w:rPr>
        <w:t></w:t>
      </w:r>
      <w:r w:rsidRPr="005707EB">
        <w:rPr>
          <w:rFonts w:ascii="Symbol" w:hAnsi="Symbol" w:cs="Times New Roman"/>
        </w:rPr>
        <w:tab/>
      </w:r>
      <w:proofErr w:type="gramStart"/>
      <w:r w:rsidR="00DA013F" w:rsidRPr="00F54B96">
        <w:rPr>
          <w:rFonts w:ascii="Times New Roman" w:hAnsi="Times New Roman" w:cs="Times New Roman"/>
          <w:i/>
        </w:rPr>
        <w:t>How</w:t>
      </w:r>
      <w:proofErr w:type="gramEnd"/>
      <w:r w:rsidR="00DA013F" w:rsidRPr="00F54B96">
        <w:rPr>
          <w:rFonts w:ascii="Times New Roman" w:hAnsi="Times New Roman" w:cs="Times New Roman"/>
          <w:i/>
        </w:rPr>
        <w:t xml:space="preserve"> </w:t>
      </w:r>
      <w:r w:rsidR="00421DF8" w:rsidRPr="00F54B96">
        <w:rPr>
          <w:rFonts w:ascii="Times New Roman" w:hAnsi="Times New Roman" w:cs="Times New Roman"/>
          <w:i/>
        </w:rPr>
        <w:t>would you describe your mood lately</w:t>
      </w:r>
      <w:r w:rsidR="00DA013F" w:rsidRPr="00F54B96">
        <w:rPr>
          <w:rFonts w:ascii="Times New Roman" w:hAnsi="Times New Roman" w:cs="Times New Roman"/>
          <w:i/>
        </w:rPr>
        <w:t>?</w:t>
      </w:r>
      <w:r w:rsidR="00421DF8" w:rsidRPr="00F54B96">
        <w:rPr>
          <w:rFonts w:ascii="Times New Roman" w:hAnsi="Times New Roman" w:cs="Times New Roman"/>
          <w:i/>
        </w:rPr>
        <w:t xml:space="preserve"> That is, have you been feeling more sad, angry, tired, or frustrated than usual?</w:t>
      </w:r>
    </w:p>
    <w:p w14:paraId="5DBD1762" w14:textId="3855C1EF" w:rsidR="004F41DB" w:rsidRPr="00F54B96" w:rsidRDefault="00F54B96" w:rsidP="006B49C0">
      <w:pPr>
        <w:pStyle w:val="BX1-BL-MID"/>
        <w:rPr>
          <w:rFonts w:ascii="Times New Roman" w:hAnsi="Times New Roman" w:cs="Times New Roman"/>
        </w:rPr>
      </w:pPr>
      <w:r w:rsidRPr="005707EB">
        <w:rPr>
          <w:rFonts w:ascii="Symbol" w:hAnsi="Symbol" w:cs="Times New Roman"/>
        </w:rPr>
        <w:t></w:t>
      </w:r>
      <w:r w:rsidRPr="005707EB">
        <w:rPr>
          <w:rFonts w:ascii="Symbol" w:hAnsi="Symbol" w:cs="Times New Roman"/>
        </w:rPr>
        <w:tab/>
      </w:r>
      <w:proofErr w:type="gramStart"/>
      <w:r w:rsidR="00421DF8" w:rsidRPr="00F54B96">
        <w:rPr>
          <w:rFonts w:ascii="Times New Roman" w:hAnsi="Times New Roman" w:cs="Times New Roman"/>
          <w:i/>
          <w:iCs/>
        </w:rPr>
        <w:t>How</w:t>
      </w:r>
      <w:proofErr w:type="gramEnd"/>
      <w:r w:rsidR="00421DF8" w:rsidRPr="00F54B96">
        <w:rPr>
          <w:rFonts w:ascii="Times New Roman" w:hAnsi="Times New Roman" w:cs="Times New Roman"/>
          <w:i/>
          <w:iCs/>
        </w:rPr>
        <w:t xml:space="preserve"> often do you </w:t>
      </w:r>
      <w:r w:rsidR="004F41DB" w:rsidRPr="00F54B96">
        <w:rPr>
          <w:rFonts w:ascii="Times New Roman" w:hAnsi="Times New Roman" w:cs="Times New Roman"/>
          <w:i/>
          <w:iCs/>
        </w:rPr>
        <w:t>feel angry or frustrated? Have you felt this way</w:t>
      </w:r>
      <w:r w:rsidR="00421DF8" w:rsidRPr="00F54B96">
        <w:rPr>
          <w:rFonts w:ascii="Times New Roman" w:hAnsi="Times New Roman" w:cs="Times New Roman"/>
          <w:i/>
          <w:iCs/>
        </w:rPr>
        <w:t xml:space="preserve"> most of the time for days, or </w:t>
      </w:r>
      <w:r w:rsidR="004F41DB" w:rsidRPr="00F54B96">
        <w:rPr>
          <w:rFonts w:ascii="Times New Roman" w:hAnsi="Times New Roman" w:cs="Times New Roman"/>
          <w:i/>
          <w:iCs/>
        </w:rPr>
        <w:t xml:space="preserve">for weeks or months? </w:t>
      </w:r>
      <w:r w:rsidR="004F41DB" w:rsidRPr="00F54B96">
        <w:rPr>
          <w:rFonts w:ascii="Times New Roman" w:hAnsi="Times New Roman" w:cs="Times New Roman"/>
        </w:rPr>
        <w:t>(</w:t>
      </w:r>
      <w:proofErr w:type="gramStart"/>
      <w:r w:rsidR="00421DF8" w:rsidRPr="00F54B96">
        <w:rPr>
          <w:rFonts w:ascii="Times New Roman" w:hAnsi="Times New Roman" w:cs="Times New Roman"/>
        </w:rPr>
        <w:t>symptoms</w:t>
      </w:r>
      <w:proofErr w:type="gramEnd"/>
      <w:r w:rsidR="00421DF8" w:rsidRPr="00F54B96">
        <w:rPr>
          <w:rFonts w:ascii="Times New Roman" w:hAnsi="Times New Roman" w:cs="Times New Roman"/>
        </w:rPr>
        <w:t xml:space="preserve"> must be present for at least 12 months </w:t>
      </w:r>
      <w:r w:rsidR="004F41DB" w:rsidRPr="00F54B96">
        <w:rPr>
          <w:rFonts w:ascii="Times New Roman" w:hAnsi="Times New Roman" w:cs="Times New Roman"/>
        </w:rPr>
        <w:t xml:space="preserve">for </w:t>
      </w:r>
      <w:r w:rsidR="00A77584" w:rsidRPr="00F54B96">
        <w:rPr>
          <w:rFonts w:ascii="Times New Roman" w:hAnsi="Times New Roman" w:cs="Times New Roman"/>
        </w:rPr>
        <w:t>disruptive mood dysregulation disorder</w:t>
      </w:r>
      <w:r w:rsidR="00B06657" w:rsidRPr="00F54B96">
        <w:rPr>
          <w:rFonts w:ascii="Times New Roman" w:hAnsi="Times New Roman" w:cs="Times New Roman"/>
        </w:rPr>
        <w:t xml:space="preserve"> </w:t>
      </w:r>
      <w:r w:rsidR="00453B32" w:rsidRPr="00F54B96">
        <w:rPr>
          <w:rFonts w:ascii="Times New Roman" w:hAnsi="Times New Roman" w:cs="Times New Roman"/>
        </w:rPr>
        <w:t>(DMDD)</w:t>
      </w:r>
      <w:r w:rsidR="00A20C5E" w:rsidRPr="00F54B96">
        <w:rPr>
          <w:rFonts w:ascii="Times New Roman" w:hAnsi="Times New Roman" w:cs="Times New Roman"/>
        </w:rPr>
        <w:t>.</w:t>
      </w:r>
    </w:p>
    <w:p w14:paraId="06D00F29" w14:textId="3276DD4A" w:rsidR="00C55805" w:rsidRPr="00F54B96" w:rsidRDefault="00F54B96" w:rsidP="006B49C0">
      <w:pPr>
        <w:pStyle w:val="BX1-BL-MID"/>
        <w:rPr>
          <w:rFonts w:ascii="Times New Roman" w:hAnsi="Times New Roman" w:cs="Times New Roman"/>
        </w:rPr>
      </w:pPr>
      <w:r w:rsidRPr="005707EB">
        <w:rPr>
          <w:rFonts w:ascii="Symbol" w:hAnsi="Symbol" w:cs="Times New Roman"/>
        </w:rPr>
        <w:lastRenderedPageBreak/>
        <w:t></w:t>
      </w:r>
      <w:r w:rsidRPr="005707EB">
        <w:rPr>
          <w:rFonts w:ascii="Symbol" w:hAnsi="Symbol" w:cs="Times New Roman"/>
        </w:rPr>
        <w:tab/>
      </w:r>
      <w:r w:rsidR="00C55805" w:rsidRPr="00F54B96">
        <w:rPr>
          <w:rFonts w:ascii="Times New Roman" w:hAnsi="Times New Roman" w:cs="Times New Roman"/>
          <w:i/>
          <w:iCs/>
        </w:rPr>
        <w:t xml:space="preserve">Do you feel like your </w:t>
      </w:r>
      <w:r w:rsidR="00421DF8" w:rsidRPr="00F54B96">
        <w:rPr>
          <w:rFonts w:ascii="Times New Roman" w:hAnsi="Times New Roman" w:cs="Times New Roman"/>
          <w:i/>
          <w:iCs/>
        </w:rPr>
        <w:t>sad or mad mood has affected your relationships with friends or family, your grades at school, or eating and sleeping?</w:t>
      </w:r>
      <w:r w:rsidR="00C55805" w:rsidRPr="00F54B96">
        <w:rPr>
          <w:rFonts w:ascii="Times New Roman" w:hAnsi="Times New Roman" w:cs="Times New Roman"/>
        </w:rPr>
        <w:t xml:space="preserve"> (</w:t>
      </w:r>
      <w:proofErr w:type="gramStart"/>
      <w:r w:rsidR="00C55805" w:rsidRPr="00F54B96">
        <w:rPr>
          <w:rFonts w:ascii="Times New Roman" w:hAnsi="Times New Roman" w:cs="Times New Roman"/>
        </w:rPr>
        <w:t>for</w:t>
      </w:r>
      <w:proofErr w:type="gramEnd"/>
      <w:r w:rsidR="00C55805" w:rsidRPr="00F54B96">
        <w:rPr>
          <w:rFonts w:ascii="Times New Roman" w:hAnsi="Times New Roman" w:cs="Times New Roman"/>
        </w:rPr>
        <w:t xml:space="preserve"> depressive disorders)</w:t>
      </w:r>
    </w:p>
    <w:p w14:paraId="01084B80" w14:textId="05885FFA" w:rsidR="00443E39" w:rsidRPr="006B49C0" w:rsidRDefault="00F54B96" w:rsidP="006B49C0">
      <w:pPr>
        <w:pStyle w:val="BX1-BL-LAST"/>
      </w:pPr>
      <w:r w:rsidRPr="005707EB">
        <w:rPr>
          <w:rFonts w:ascii="Symbol" w:hAnsi="Symbol" w:cs="Times New Roman"/>
        </w:rPr>
        <w:t></w:t>
      </w:r>
      <w:r w:rsidRPr="005707EB">
        <w:rPr>
          <w:rFonts w:ascii="Symbol" w:hAnsi="Symbol" w:cs="Times New Roman"/>
        </w:rPr>
        <w:tab/>
      </w:r>
      <w:r w:rsidR="00830F4F" w:rsidRPr="00F54B96">
        <w:rPr>
          <w:rFonts w:ascii="Times New Roman" w:hAnsi="Times New Roman" w:cs="Times New Roman"/>
          <w:i/>
        </w:rPr>
        <w:t>When was the last time you remember</w:t>
      </w:r>
      <w:r w:rsidR="00421DF8" w:rsidRPr="00F54B96">
        <w:rPr>
          <w:rFonts w:ascii="Times New Roman" w:hAnsi="Times New Roman" w:cs="Times New Roman"/>
          <w:i/>
        </w:rPr>
        <w:t xml:space="preserve"> being happy, or at least not sad? (</w:t>
      </w:r>
      <w:proofErr w:type="gramStart"/>
      <w:r w:rsidR="00421DF8" w:rsidRPr="00F54B96">
        <w:rPr>
          <w:rFonts w:ascii="Times New Roman" w:hAnsi="Times New Roman" w:cs="Times New Roman"/>
          <w:iCs/>
        </w:rPr>
        <w:t>for</w:t>
      </w:r>
      <w:proofErr w:type="gramEnd"/>
      <w:r w:rsidR="00421DF8" w:rsidRPr="00F54B96">
        <w:rPr>
          <w:rFonts w:ascii="Times New Roman" w:hAnsi="Times New Roman" w:cs="Times New Roman"/>
          <w:iCs/>
        </w:rPr>
        <w:t xml:space="preserve"> persistent depressive disorder</w:t>
      </w:r>
      <w:r w:rsidR="00830F4F" w:rsidRPr="00F54B96">
        <w:rPr>
          <w:rFonts w:ascii="Times New Roman" w:hAnsi="Times New Roman" w:cs="Times New Roman"/>
          <w:iCs/>
        </w:rPr>
        <w:t>)</w:t>
      </w:r>
    </w:p>
    <w:p w14:paraId="677CE2A5" w14:textId="04F02156" w:rsidR="00E952F0" w:rsidRPr="005707EB" w:rsidRDefault="00E952F0" w:rsidP="006B49C0">
      <w:pPr>
        <w:pStyle w:val="PMI"/>
        <w:rPr>
          <w:rFonts w:ascii="Times New Roman" w:hAnsi="Times New Roman" w:cs="Times New Roman"/>
        </w:rPr>
      </w:pPr>
      <w:r w:rsidRPr="005707EB">
        <w:rPr>
          <w:rFonts w:ascii="Times New Roman" w:hAnsi="Times New Roman" w:cs="Times New Roman"/>
        </w:rPr>
        <w:t>&lt;/BX&gt;</w:t>
      </w:r>
    </w:p>
    <w:bookmarkEnd w:id="0"/>
    <w:p w14:paraId="134A99E6" w14:textId="76E85955" w:rsidR="00CC2FED" w:rsidRPr="006B49C0" w:rsidRDefault="00F52022" w:rsidP="006B49C0">
      <w:pPr>
        <w:pStyle w:val="TXT"/>
      </w:pPr>
      <w:r w:rsidRPr="005707EB">
        <w:rPr>
          <w:rFonts w:ascii="Times New Roman" w:hAnsi="Times New Roman" w:cs="Times New Roman"/>
          <w:sz w:val="24"/>
          <w:szCs w:val="24"/>
        </w:rPr>
        <w:t xml:space="preserve">Depressive </w:t>
      </w:r>
      <w:r w:rsidR="00726950" w:rsidRPr="005707EB">
        <w:rPr>
          <w:rFonts w:ascii="Times New Roman" w:hAnsi="Times New Roman" w:cs="Times New Roman"/>
          <w:sz w:val="24"/>
          <w:szCs w:val="24"/>
        </w:rPr>
        <w:t>disorders</w:t>
      </w:r>
      <w:r w:rsidR="00327CA0" w:rsidRPr="005707EB">
        <w:rPr>
          <w:rFonts w:ascii="Times New Roman" w:hAnsi="Times New Roman" w:cs="Times New Roman"/>
          <w:sz w:val="24"/>
          <w:szCs w:val="24"/>
        </w:rPr>
        <w:t xml:space="preserve"> are</w:t>
      </w:r>
      <w:r w:rsidR="00942124" w:rsidRPr="005707EB">
        <w:rPr>
          <w:rFonts w:ascii="Times New Roman" w:hAnsi="Times New Roman" w:cs="Times New Roman"/>
          <w:sz w:val="24"/>
          <w:szCs w:val="24"/>
        </w:rPr>
        <w:t xml:space="preserve"> </w:t>
      </w:r>
      <w:r w:rsidR="00CC2FED" w:rsidRPr="005707EB">
        <w:rPr>
          <w:rFonts w:ascii="Times New Roman" w:hAnsi="Times New Roman" w:cs="Times New Roman"/>
          <w:sz w:val="24"/>
          <w:szCs w:val="24"/>
        </w:rPr>
        <w:t xml:space="preserve">the second most common psychiatric disorder in </w:t>
      </w:r>
      <w:r w:rsidR="003D0C38" w:rsidRPr="005707EB">
        <w:rPr>
          <w:rFonts w:ascii="Times New Roman" w:hAnsi="Times New Roman" w:cs="Times New Roman"/>
          <w:sz w:val="24"/>
          <w:szCs w:val="24"/>
        </w:rPr>
        <w:t>youths</w:t>
      </w:r>
      <w:r w:rsidR="00CC2FED" w:rsidRPr="005707EB">
        <w:rPr>
          <w:rFonts w:ascii="Times New Roman" w:hAnsi="Times New Roman" w:cs="Times New Roman"/>
          <w:sz w:val="24"/>
          <w:szCs w:val="24"/>
        </w:rPr>
        <w:t>, after anxiety disorders</w:t>
      </w:r>
      <w:r w:rsidR="00B62C83" w:rsidRPr="005707EB">
        <w:rPr>
          <w:rFonts w:ascii="Times New Roman" w:hAnsi="Times New Roman" w:cs="Times New Roman"/>
          <w:sz w:val="24"/>
          <w:szCs w:val="24"/>
        </w:rPr>
        <w:t>.</w:t>
      </w:r>
      <w:r w:rsidR="00866E38" w:rsidRPr="005707EB">
        <w:rPr>
          <w:rFonts w:ascii="Times New Roman" w:hAnsi="Times New Roman" w:cs="Times New Roman"/>
          <w:sz w:val="24"/>
          <w:szCs w:val="24"/>
        </w:rPr>
        <w:t xml:space="preserve"> </w:t>
      </w:r>
      <w:r w:rsidR="006E2138" w:rsidRPr="005707EB">
        <w:rPr>
          <w:rFonts w:ascii="Times New Roman" w:hAnsi="Times New Roman" w:cs="Times New Roman"/>
          <w:sz w:val="24"/>
          <w:szCs w:val="24"/>
        </w:rPr>
        <w:t>The annual prevalence of a major depressive episode (MDE) among adolescents was 15.8% between 2009 and 2019. Major depression is significantly higher in female adolescents than males with a rate of 23.4% among female adolescents in 2019.</w:t>
      </w:r>
      <w:r w:rsidR="008559EA" w:rsidRPr="00A80151">
        <w:rPr>
          <w:rFonts w:asciiTheme="minorHAnsi" w:hAnsiTheme="minorHAnsi" w:cstheme="minorBidi"/>
          <w:kern w:val="0"/>
          <w:sz w:val="24"/>
          <w:shd w:val="clear" w:color="auto" w:fill="CCFFFF"/>
          <w:vertAlign w:val="superscript"/>
          <w:lang w:val="en-IN"/>
          <w14:ligatures w14:val="none"/>
        </w:rPr>
        <w:t>1</w:t>
      </w:r>
    </w:p>
    <w:p w14:paraId="4094FB22" w14:textId="37F22E1E" w:rsidR="005E6CAC" w:rsidRPr="005707EB" w:rsidRDefault="00CC2FED" w:rsidP="006B49C0">
      <w:pPr>
        <w:pStyle w:val="TXT"/>
        <w:rPr>
          <w:rFonts w:ascii="Times New Roman" w:hAnsi="Times New Roman" w:cs="Times New Roman"/>
          <w:sz w:val="24"/>
          <w:szCs w:val="24"/>
        </w:rPr>
      </w:pPr>
      <w:r w:rsidRPr="005707EB">
        <w:rPr>
          <w:rFonts w:ascii="Times New Roman" w:hAnsi="Times New Roman" w:cs="Times New Roman"/>
          <w:sz w:val="24"/>
          <w:szCs w:val="24"/>
        </w:rPr>
        <w:t>C</w:t>
      </w:r>
      <w:r w:rsidR="00B8188A" w:rsidRPr="005707EB">
        <w:rPr>
          <w:rFonts w:ascii="Times New Roman" w:hAnsi="Times New Roman" w:cs="Times New Roman"/>
          <w:sz w:val="24"/>
          <w:szCs w:val="24"/>
        </w:rPr>
        <w:t xml:space="preserve">ommon </w:t>
      </w:r>
      <w:r w:rsidR="003D0C38" w:rsidRPr="005707EB">
        <w:rPr>
          <w:rFonts w:ascii="Times New Roman" w:hAnsi="Times New Roman" w:cs="Times New Roman"/>
          <w:sz w:val="24"/>
          <w:szCs w:val="24"/>
        </w:rPr>
        <w:t>symptoms in a variety of</w:t>
      </w:r>
      <w:r w:rsidRPr="005707EB">
        <w:rPr>
          <w:rFonts w:ascii="Times New Roman" w:hAnsi="Times New Roman" w:cs="Times New Roman"/>
          <w:sz w:val="24"/>
          <w:szCs w:val="24"/>
        </w:rPr>
        <w:t xml:space="preserve"> depressive mood disorders</w:t>
      </w:r>
      <w:r w:rsidR="00B8188A" w:rsidRPr="005707EB">
        <w:rPr>
          <w:rFonts w:ascii="Times New Roman" w:hAnsi="Times New Roman" w:cs="Times New Roman"/>
          <w:sz w:val="24"/>
          <w:szCs w:val="24"/>
        </w:rPr>
        <w:t xml:space="preserve"> </w:t>
      </w:r>
      <w:r w:rsidR="005E6CAC" w:rsidRPr="005707EB">
        <w:rPr>
          <w:rFonts w:ascii="Times New Roman" w:hAnsi="Times New Roman" w:cs="Times New Roman"/>
          <w:sz w:val="24"/>
          <w:szCs w:val="24"/>
        </w:rPr>
        <w:t>are</w:t>
      </w:r>
      <w:r w:rsidR="00B8188A" w:rsidRPr="005707EB">
        <w:rPr>
          <w:rFonts w:ascii="Times New Roman" w:hAnsi="Times New Roman" w:cs="Times New Roman"/>
          <w:sz w:val="24"/>
          <w:szCs w:val="24"/>
        </w:rPr>
        <w:t xml:space="preserve"> </w:t>
      </w:r>
      <w:r w:rsidRPr="005707EB">
        <w:rPr>
          <w:rFonts w:ascii="Times New Roman" w:hAnsi="Times New Roman" w:cs="Times New Roman"/>
          <w:sz w:val="24"/>
          <w:szCs w:val="24"/>
        </w:rPr>
        <w:t xml:space="preserve">emotion dysregulation with feelings of frustration, sadness, guilt, or hopelessness. </w:t>
      </w:r>
      <w:r w:rsidR="003D0C38" w:rsidRPr="005707EB">
        <w:rPr>
          <w:rFonts w:ascii="Times New Roman" w:hAnsi="Times New Roman" w:cs="Times New Roman"/>
          <w:sz w:val="24"/>
          <w:szCs w:val="24"/>
        </w:rPr>
        <w:t xml:space="preserve">In bipolar disorders (see </w:t>
      </w:r>
      <w:r w:rsidR="00B06657" w:rsidRPr="005707EB">
        <w:rPr>
          <w:rFonts w:ascii="Times New Roman" w:hAnsi="Times New Roman" w:cs="Times New Roman"/>
          <w:sz w:val="24"/>
          <w:szCs w:val="24"/>
        </w:rPr>
        <w:t>C</w:t>
      </w:r>
      <w:r w:rsidR="003D0C38" w:rsidRPr="005707EB">
        <w:rPr>
          <w:rFonts w:ascii="Times New Roman" w:hAnsi="Times New Roman" w:cs="Times New Roman"/>
          <w:sz w:val="24"/>
          <w:szCs w:val="24"/>
        </w:rPr>
        <w:t>hapter 18), t</w:t>
      </w:r>
      <w:r w:rsidRPr="005707EB">
        <w:rPr>
          <w:rFonts w:ascii="Times New Roman" w:hAnsi="Times New Roman" w:cs="Times New Roman"/>
          <w:sz w:val="24"/>
          <w:szCs w:val="24"/>
        </w:rPr>
        <w:t xml:space="preserve">hese </w:t>
      </w:r>
      <w:r w:rsidR="005E6CAC" w:rsidRPr="005707EB">
        <w:rPr>
          <w:rFonts w:ascii="Times New Roman" w:hAnsi="Times New Roman" w:cs="Times New Roman"/>
          <w:sz w:val="24"/>
          <w:szCs w:val="24"/>
        </w:rPr>
        <w:t>feelings</w:t>
      </w:r>
      <w:r w:rsidRPr="005707EB">
        <w:rPr>
          <w:rFonts w:ascii="Times New Roman" w:hAnsi="Times New Roman" w:cs="Times New Roman"/>
          <w:sz w:val="24"/>
          <w:szCs w:val="24"/>
        </w:rPr>
        <w:t xml:space="preserve"> may</w:t>
      </w:r>
      <w:r w:rsidR="005E6CAC" w:rsidRPr="005707EB">
        <w:rPr>
          <w:rFonts w:ascii="Times New Roman" w:hAnsi="Times New Roman" w:cs="Times New Roman"/>
          <w:sz w:val="24"/>
          <w:szCs w:val="24"/>
        </w:rPr>
        <w:t xml:space="preserve"> alternate with periods of increased</w:t>
      </w:r>
      <w:r w:rsidRPr="005707EB">
        <w:rPr>
          <w:rFonts w:ascii="Times New Roman" w:hAnsi="Times New Roman" w:cs="Times New Roman"/>
          <w:sz w:val="24"/>
          <w:szCs w:val="24"/>
        </w:rPr>
        <w:t xml:space="preserve"> </w:t>
      </w:r>
      <w:r w:rsidR="005E6CAC" w:rsidRPr="005707EB">
        <w:rPr>
          <w:rFonts w:ascii="Times New Roman" w:hAnsi="Times New Roman" w:cs="Times New Roman"/>
          <w:sz w:val="24"/>
          <w:szCs w:val="24"/>
        </w:rPr>
        <w:t>irritability</w:t>
      </w:r>
      <w:r w:rsidR="003D0C38" w:rsidRPr="005707EB">
        <w:rPr>
          <w:rFonts w:ascii="Times New Roman" w:hAnsi="Times New Roman" w:cs="Times New Roman"/>
          <w:sz w:val="24"/>
          <w:szCs w:val="24"/>
        </w:rPr>
        <w:t xml:space="preserve">, </w:t>
      </w:r>
      <w:r w:rsidR="005E6CAC" w:rsidRPr="005707EB">
        <w:rPr>
          <w:rFonts w:ascii="Times New Roman" w:hAnsi="Times New Roman" w:cs="Times New Roman"/>
          <w:sz w:val="24"/>
          <w:szCs w:val="24"/>
        </w:rPr>
        <w:t>grandiosity, and</w:t>
      </w:r>
      <w:r w:rsidR="003D0C38" w:rsidRPr="005707EB">
        <w:rPr>
          <w:rFonts w:ascii="Times New Roman" w:hAnsi="Times New Roman" w:cs="Times New Roman"/>
          <w:sz w:val="24"/>
          <w:szCs w:val="24"/>
        </w:rPr>
        <w:t>/or</w:t>
      </w:r>
      <w:r w:rsidR="005E6CAC" w:rsidRPr="005707EB">
        <w:rPr>
          <w:rFonts w:ascii="Times New Roman" w:hAnsi="Times New Roman" w:cs="Times New Roman"/>
          <w:sz w:val="24"/>
          <w:szCs w:val="24"/>
        </w:rPr>
        <w:t xml:space="preserve"> increased activity level. Persistent</w:t>
      </w:r>
      <w:r w:rsidR="003D0C38" w:rsidRPr="005707EB">
        <w:rPr>
          <w:rFonts w:ascii="Times New Roman" w:hAnsi="Times New Roman" w:cs="Times New Roman"/>
          <w:sz w:val="24"/>
          <w:szCs w:val="24"/>
        </w:rPr>
        <w:t xml:space="preserve"> depressive disorders typically</w:t>
      </w:r>
      <w:r w:rsidR="00636A1B" w:rsidRPr="005707EB">
        <w:rPr>
          <w:rFonts w:ascii="Times New Roman" w:hAnsi="Times New Roman" w:cs="Times New Roman"/>
          <w:sz w:val="24"/>
          <w:szCs w:val="24"/>
        </w:rPr>
        <w:t xml:space="preserve"> lead to impairment and disruptions in </w:t>
      </w:r>
      <w:r w:rsidR="005E6CAC" w:rsidRPr="005707EB">
        <w:rPr>
          <w:rFonts w:ascii="Times New Roman" w:hAnsi="Times New Roman" w:cs="Times New Roman"/>
          <w:sz w:val="24"/>
          <w:szCs w:val="24"/>
        </w:rPr>
        <w:t>social, academi</w:t>
      </w:r>
      <w:r w:rsidR="003D0C38" w:rsidRPr="005707EB">
        <w:rPr>
          <w:rFonts w:ascii="Times New Roman" w:hAnsi="Times New Roman" w:cs="Times New Roman"/>
          <w:sz w:val="24"/>
          <w:szCs w:val="24"/>
        </w:rPr>
        <w:t>c</w:t>
      </w:r>
      <w:r w:rsidR="00B06657" w:rsidRPr="005707EB">
        <w:rPr>
          <w:rFonts w:ascii="Times New Roman" w:hAnsi="Times New Roman" w:cs="Times New Roman"/>
          <w:sz w:val="24"/>
          <w:szCs w:val="24"/>
        </w:rPr>
        <w:t>,</w:t>
      </w:r>
      <w:r w:rsidR="003D0C38" w:rsidRPr="005707EB">
        <w:rPr>
          <w:rFonts w:ascii="Times New Roman" w:hAnsi="Times New Roman" w:cs="Times New Roman"/>
          <w:sz w:val="24"/>
          <w:szCs w:val="24"/>
        </w:rPr>
        <w:t xml:space="preserve"> and family functioning</w:t>
      </w:r>
      <w:r w:rsidR="005E6CAC" w:rsidRPr="005707EB">
        <w:rPr>
          <w:rFonts w:ascii="Times New Roman" w:hAnsi="Times New Roman" w:cs="Times New Roman"/>
          <w:sz w:val="24"/>
          <w:szCs w:val="24"/>
        </w:rPr>
        <w:t xml:space="preserve">, as well as </w:t>
      </w:r>
      <w:r w:rsidR="003D0C38" w:rsidRPr="005707EB">
        <w:rPr>
          <w:rFonts w:ascii="Times New Roman" w:hAnsi="Times New Roman" w:cs="Times New Roman"/>
          <w:sz w:val="24"/>
          <w:szCs w:val="24"/>
        </w:rPr>
        <w:t xml:space="preserve">in </w:t>
      </w:r>
      <w:r w:rsidR="005E6CAC" w:rsidRPr="005707EB">
        <w:rPr>
          <w:rFonts w:ascii="Times New Roman" w:hAnsi="Times New Roman" w:cs="Times New Roman"/>
          <w:sz w:val="24"/>
          <w:szCs w:val="24"/>
        </w:rPr>
        <w:t>eating, sleeping</w:t>
      </w:r>
      <w:r w:rsidR="00B06657" w:rsidRPr="005707EB">
        <w:rPr>
          <w:rFonts w:ascii="Times New Roman" w:hAnsi="Times New Roman" w:cs="Times New Roman"/>
          <w:sz w:val="24"/>
          <w:szCs w:val="24"/>
        </w:rPr>
        <w:t>,</w:t>
      </w:r>
      <w:r w:rsidR="005E6CAC" w:rsidRPr="005707EB">
        <w:rPr>
          <w:rFonts w:ascii="Times New Roman" w:hAnsi="Times New Roman" w:cs="Times New Roman"/>
          <w:sz w:val="24"/>
          <w:szCs w:val="24"/>
        </w:rPr>
        <w:t xml:space="preserve"> and concentrating. </w:t>
      </w:r>
      <w:r w:rsidR="00636A1B" w:rsidRPr="005707EB">
        <w:rPr>
          <w:rFonts w:ascii="Times New Roman" w:hAnsi="Times New Roman" w:cs="Times New Roman"/>
          <w:sz w:val="24"/>
          <w:szCs w:val="24"/>
        </w:rPr>
        <w:t xml:space="preserve"> </w:t>
      </w:r>
    </w:p>
    <w:p w14:paraId="6631CCA1" w14:textId="77777777" w:rsidR="00C569CE" w:rsidRPr="006B49C0" w:rsidRDefault="00C569CE" w:rsidP="006B49C0">
      <w:pPr>
        <w:pStyle w:val="PMI"/>
      </w:pPr>
      <w:r w:rsidRPr="009E5C57">
        <w:t>&lt;BX3-TIP&gt;</w:t>
      </w:r>
    </w:p>
    <w:p w14:paraId="1F841AC0" w14:textId="77777777" w:rsidR="00C569CE" w:rsidRPr="006B49C0" w:rsidRDefault="00C569CE" w:rsidP="006B49C0">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4844A404" w14:textId="38D0AC2D" w:rsidR="00E82C3D" w:rsidRPr="006B49C0" w:rsidRDefault="005E6CAC" w:rsidP="006B49C0">
      <w:pPr>
        <w:pStyle w:val="BX3-TXT-FIRST"/>
      </w:pPr>
      <w:r w:rsidRPr="00680EEA">
        <w:rPr>
          <w:rFonts w:ascii="Times New Roman" w:hAnsi="Times New Roman" w:cs="Times New Roman"/>
          <w:sz w:val="24"/>
          <w:szCs w:val="24"/>
        </w:rPr>
        <w:t xml:space="preserve">It is important to remember that teens without </w:t>
      </w:r>
      <w:r w:rsidR="002D6217" w:rsidRPr="00680EEA">
        <w:rPr>
          <w:rFonts w:ascii="Times New Roman" w:hAnsi="Times New Roman" w:cs="Times New Roman"/>
          <w:sz w:val="24"/>
          <w:szCs w:val="24"/>
        </w:rPr>
        <w:t xml:space="preserve">depressive </w:t>
      </w:r>
      <w:r w:rsidRPr="00680EEA">
        <w:rPr>
          <w:rFonts w:ascii="Times New Roman" w:hAnsi="Times New Roman" w:cs="Times New Roman"/>
          <w:sz w:val="24"/>
          <w:szCs w:val="24"/>
        </w:rPr>
        <w:t xml:space="preserve">disorders </w:t>
      </w:r>
      <w:r w:rsidR="008F4F26" w:rsidRPr="00680EEA">
        <w:rPr>
          <w:rFonts w:ascii="Times New Roman" w:hAnsi="Times New Roman" w:cs="Times New Roman"/>
          <w:sz w:val="24"/>
          <w:szCs w:val="24"/>
        </w:rPr>
        <w:t>may</w:t>
      </w:r>
      <w:r w:rsidRPr="00680EEA">
        <w:rPr>
          <w:rFonts w:ascii="Times New Roman" w:hAnsi="Times New Roman" w:cs="Times New Roman"/>
          <w:sz w:val="24"/>
          <w:szCs w:val="24"/>
        </w:rPr>
        <w:t xml:space="preserve"> exhibit a wide</w:t>
      </w:r>
      <w:r w:rsidR="00636A1B" w:rsidRPr="00680EEA">
        <w:rPr>
          <w:rFonts w:ascii="Times New Roman" w:hAnsi="Times New Roman" w:cs="Times New Roman"/>
          <w:sz w:val="24"/>
          <w:szCs w:val="24"/>
        </w:rPr>
        <w:t xml:space="preserve"> range </w:t>
      </w:r>
      <w:r w:rsidRPr="00680EEA">
        <w:rPr>
          <w:rFonts w:ascii="Times New Roman" w:hAnsi="Times New Roman" w:cs="Times New Roman"/>
          <w:sz w:val="24"/>
          <w:szCs w:val="24"/>
        </w:rPr>
        <w:t>of emotions</w:t>
      </w:r>
      <w:r w:rsidR="00636A1B" w:rsidRPr="00680EEA">
        <w:rPr>
          <w:rFonts w:ascii="Times New Roman" w:hAnsi="Times New Roman" w:cs="Times New Roman"/>
          <w:sz w:val="24"/>
          <w:szCs w:val="24"/>
        </w:rPr>
        <w:t xml:space="preserve">. </w:t>
      </w:r>
      <w:r w:rsidRPr="00680EEA">
        <w:rPr>
          <w:rFonts w:ascii="Times New Roman" w:hAnsi="Times New Roman" w:cs="Times New Roman"/>
          <w:sz w:val="24"/>
          <w:szCs w:val="24"/>
        </w:rPr>
        <w:t xml:space="preserve">However, they generally </w:t>
      </w:r>
      <w:r w:rsidR="00636A1B" w:rsidRPr="00680EEA">
        <w:rPr>
          <w:rFonts w:ascii="Times New Roman" w:hAnsi="Times New Roman" w:cs="Times New Roman"/>
          <w:sz w:val="24"/>
          <w:szCs w:val="24"/>
        </w:rPr>
        <w:t>feel in control of their mood</w:t>
      </w:r>
      <w:r w:rsidRPr="00680EEA">
        <w:rPr>
          <w:rFonts w:ascii="Times New Roman" w:hAnsi="Times New Roman" w:cs="Times New Roman"/>
          <w:sz w:val="24"/>
          <w:szCs w:val="24"/>
        </w:rPr>
        <w:t xml:space="preserve"> and behavior</w:t>
      </w:r>
      <w:r w:rsidR="007B0315" w:rsidRPr="00680EEA">
        <w:rPr>
          <w:rFonts w:ascii="Times New Roman" w:hAnsi="Times New Roman" w:cs="Times New Roman"/>
          <w:sz w:val="24"/>
          <w:szCs w:val="24"/>
        </w:rPr>
        <w:t>, and a single mood state does not persist.</w:t>
      </w:r>
      <w:r w:rsidR="00636A1B" w:rsidRPr="00680EEA">
        <w:rPr>
          <w:rFonts w:ascii="Times New Roman" w:hAnsi="Times New Roman" w:cs="Times New Roman"/>
          <w:sz w:val="24"/>
          <w:szCs w:val="24"/>
        </w:rPr>
        <w:t xml:space="preserve"> </w:t>
      </w:r>
      <w:r w:rsidRPr="00680EEA">
        <w:rPr>
          <w:rFonts w:ascii="Times New Roman" w:hAnsi="Times New Roman" w:cs="Times New Roman"/>
          <w:sz w:val="24"/>
          <w:szCs w:val="24"/>
        </w:rPr>
        <w:t>Youth</w:t>
      </w:r>
      <w:r w:rsidR="007C5E0F" w:rsidRPr="00680EEA">
        <w:rPr>
          <w:rFonts w:ascii="Times New Roman" w:hAnsi="Times New Roman" w:cs="Times New Roman"/>
          <w:sz w:val="24"/>
          <w:szCs w:val="24"/>
        </w:rPr>
        <w:t xml:space="preserve"> with </w:t>
      </w:r>
      <w:r w:rsidR="002D6217" w:rsidRPr="00680EEA">
        <w:rPr>
          <w:rFonts w:ascii="Times New Roman" w:hAnsi="Times New Roman" w:cs="Times New Roman"/>
          <w:sz w:val="24"/>
          <w:szCs w:val="24"/>
        </w:rPr>
        <w:t>depressive</w:t>
      </w:r>
      <w:r w:rsidR="007C5E0F" w:rsidRPr="00680EEA">
        <w:rPr>
          <w:rFonts w:ascii="Times New Roman" w:hAnsi="Times New Roman" w:cs="Times New Roman"/>
          <w:sz w:val="24"/>
          <w:szCs w:val="24"/>
        </w:rPr>
        <w:t xml:space="preserve"> disorders</w:t>
      </w:r>
      <w:r w:rsidRPr="00680EEA">
        <w:rPr>
          <w:rFonts w:ascii="Times New Roman" w:hAnsi="Times New Roman" w:cs="Times New Roman"/>
          <w:sz w:val="24"/>
          <w:szCs w:val="24"/>
        </w:rPr>
        <w:t xml:space="preserve"> often report that they don’t want to be sad, tired, or unmotivated, but </w:t>
      </w:r>
      <w:r w:rsidR="00AD0475" w:rsidRPr="00680EEA">
        <w:rPr>
          <w:rFonts w:ascii="Times New Roman" w:hAnsi="Times New Roman" w:cs="Times New Roman"/>
          <w:sz w:val="24"/>
          <w:szCs w:val="24"/>
        </w:rPr>
        <w:t xml:space="preserve">they </w:t>
      </w:r>
      <w:r w:rsidRPr="00680EEA">
        <w:rPr>
          <w:rFonts w:ascii="Times New Roman" w:hAnsi="Times New Roman" w:cs="Times New Roman"/>
          <w:sz w:val="24"/>
          <w:szCs w:val="24"/>
        </w:rPr>
        <w:t>can’t control it.</w:t>
      </w:r>
      <w:r w:rsidR="006B54A6" w:rsidRPr="00680EEA">
        <w:rPr>
          <w:rFonts w:ascii="Times New Roman" w:hAnsi="Times New Roman" w:cs="Times New Roman"/>
          <w:sz w:val="24"/>
          <w:szCs w:val="24"/>
        </w:rPr>
        <w:t xml:space="preserve"> </w:t>
      </w:r>
      <w:r w:rsidR="00AB1727" w:rsidRPr="00680EEA">
        <w:rPr>
          <w:rFonts w:ascii="Times New Roman" w:hAnsi="Times New Roman" w:cs="Times New Roman"/>
          <w:sz w:val="24"/>
          <w:szCs w:val="24"/>
        </w:rPr>
        <w:t xml:space="preserve">In </w:t>
      </w:r>
      <w:r w:rsidRPr="00680EEA">
        <w:rPr>
          <w:rFonts w:ascii="Times New Roman" w:hAnsi="Times New Roman" w:cs="Times New Roman"/>
          <w:sz w:val="24"/>
          <w:szCs w:val="24"/>
        </w:rPr>
        <w:t xml:space="preserve">some </w:t>
      </w:r>
      <w:r w:rsidR="002D6217" w:rsidRPr="00680EEA">
        <w:rPr>
          <w:rFonts w:ascii="Times New Roman" w:hAnsi="Times New Roman" w:cs="Times New Roman"/>
          <w:sz w:val="24"/>
          <w:szCs w:val="24"/>
        </w:rPr>
        <w:t>depressi</w:t>
      </w:r>
      <w:r w:rsidR="00B06657" w:rsidRPr="00680EEA">
        <w:rPr>
          <w:rFonts w:ascii="Times New Roman" w:hAnsi="Times New Roman" w:cs="Times New Roman"/>
          <w:sz w:val="24"/>
          <w:szCs w:val="24"/>
        </w:rPr>
        <w:t>v</w:t>
      </w:r>
      <w:r w:rsidR="002D6217" w:rsidRPr="00680EEA">
        <w:rPr>
          <w:rFonts w:ascii="Times New Roman" w:hAnsi="Times New Roman" w:cs="Times New Roman"/>
          <w:sz w:val="24"/>
          <w:szCs w:val="24"/>
        </w:rPr>
        <w:t>e</w:t>
      </w:r>
      <w:r w:rsidR="007C5E0F" w:rsidRPr="00680EEA">
        <w:rPr>
          <w:rFonts w:ascii="Times New Roman" w:hAnsi="Times New Roman" w:cs="Times New Roman"/>
          <w:sz w:val="24"/>
          <w:szCs w:val="24"/>
        </w:rPr>
        <w:t xml:space="preserve"> disorders</w:t>
      </w:r>
      <w:r w:rsidRPr="00680EEA">
        <w:rPr>
          <w:rFonts w:ascii="Times New Roman" w:hAnsi="Times New Roman" w:cs="Times New Roman"/>
          <w:sz w:val="24"/>
          <w:szCs w:val="24"/>
        </w:rPr>
        <w:t xml:space="preserve">, such as disruptive mood dysregulation disorder (DMDD), </w:t>
      </w:r>
      <w:r w:rsidR="005710EB" w:rsidRPr="00680EEA">
        <w:rPr>
          <w:rFonts w:ascii="Times New Roman" w:hAnsi="Times New Roman" w:cs="Times New Roman"/>
          <w:sz w:val="24"/>
          <w:szCs w:val="24"/>
        </w:rPr>
        <w:t xml:space="preserve">chronic </w:t>
      </w:r>
      <w:r w:rsidRPr="00680EEA">
        <w:rPr>
          <w:rFonts w:ascii="Times New Roman" w:hAnsi="Times New Roman" w:cs="Times New Roman"/>
          <w:sz w:val="24"/>
          <w:szCs w:val="24"/>
        </w:rPr>
        <w:t xml:space="preserve">irritability and </w:t>
      </w:r>
      <w:r w:rsidR="002D6217" w:rsidRPr="00680EEA">
        <w:rPr>
          <w:rFonts w:ascii="Times New Roman" w:hAnsi="Times New Roman" w:cs="Times New Roman"/>
          <w:sz w:val="24"/>
          <w:szCs w:val="24"/>
        </w:rPr>
        <w:t xml:space="preserve">negative mood </w:t>
      </w:r>
      <w:r w:rsidR="00B06657" w:rsidRPr="00680EEA">
        <w:rPr>
          <w:rFonts w:ascii="Times New Roman" w:hAnsi="Times New Roman" w:cs="Times New Roman"/>
          <w:sz w:val="24"/>
          <w:szCs w:val="24"/>
        </w:rPr>
        <w:t>persist</w:t>
      </w:r>
      <w:r w:rsidRPr="00680EEA">
        <w:rPr>
          <w:rFonts w:ascii="Times New Roman" w:hAnsi="Times New Roman" w:cs="Times New Roman"/>
          <w:sz w:val="24"/>
          <w:szCs w:val="24"/>
        </w:rPr>
        <w:t xml:space="preserve">, even </w:t>
      </w:r>
      <w:r w:rsidR="002D6217" w:rsidRPr="00680EEA">
        <w:rPr>
          <w:rFonts w:ascii="Times New Roman" w:hAnsi="Times New Roman" w:cs="Times New Roman"/>
          <w:sz w:val="24"/>
          <w:szCs w:val="24"/>
        </w:rPr>
        <w:t>in the absence of an outburst.</w:t>
      </w:r>
    </w:p>
    <w:p w14:paraId="11ED7DED" w14:textId="77777777" w:rsidR="00680EEA" w:rsidRPr="009E5C57" w:rsidRDefault="00680EEA" w:rsidP="006B49C0">
      <w:pPr>
        <w:pStyle w:val="PMI"/>
        <w:rPr>
          <w:rFonts w:ascii="Times New Roman" w:hAnsi="Times New Roman" w:cs="Times New Roman"/>
          <w:iCs/>
        </w:rPr>
      </w:pPr>
      <w:r w:rsidRPr="009E5C57">
        <w:rPr>
          <w:rFonts w:ascii="Times New Roman" w:hAnsi="Times New Roman" w:cs="Times New Roman"/>
          <w:iCs/>
        </w:rPr>
        <w:lastRenderedPageBreak/>
        <w:t>&lt;/BX3-TIP&gt;</w:t>
      </w:r>
    </w:p>
    <w:p w14:paraId="10AF46EA" w14:textId="6BFA06A3" w:rsidR="00362DE7" w:rsidRPr="006B49C0" w:rsidRDefault="00362DE7" w:rsidP="006B49C0">
      <w:pPr>
        <w:pStyle w:val="TXT"/>
      </w:pPr>
      <w:r w:rsidRPr="005707EB">
        <w:rPr>
          <w:rFonts w:ascii="Times New Roman" w:hAnsi="Times New Roman" w:cs="Times New Roman"/>
          <w:sz w:val="24"/>
          <w:szCs w:val="24"/>
        </w:rPr>
        <w:t xml:space="preserve">The disorders covered in this chapter </w:t>
      </w:r>
      <w:r w:rsidR="00D9532B" w:rsidRPr="005707EB">
        <w:rPr>
          <w:rFonts w:ascii="Times New Roman" w:hAnsi="Times New Roman" w:cs="Times New Roman"/>
          <w:sz w:val="24"/>
          <w:szCs w:val="24"/>
        </w:rPr>
        <w:t>include</w:t>
      </w:r>
      <w:r w:rsidR="00181EFF" w:rsidRPr="005707EB">
        <w:rPr>
          <w:rFonts w:ascii="Times New Roman" w:hAnsi="Times New Roman" w:cs="Times New Roman"/>
          <w:sz w:val="24"/>
          <w:szCs w:val="24"/>
        </w:rPr>
        <w:t>:</w:t>
      </w:r>
    </w:p>
    <w:p w14:paraId="4663A201" w14:textId="1EDDADF8" w:rsidR="00362DE7" w:rsidRPr="006B49C0" w:rsidRDefault="00F54B96" w:rsidP="006B49C0">
      <w:pPr>
        <w:pStyle w:val="BL-FIRST"/>
      </w:pPr>
      <w:r w:rsidRPr="005707EB">
        <w:rPr>
          <w:rFonts w:ascii="Symbol" w:hAnsi="Symbol" w:cs="Times New Roman"/>
          <w:bCs/>
          <w:sz w:val="24"/>
          <w:szCs w:val="24"/>
        </w:rPr>
        <w:t></w:t>
      </w:r>
      <w:r w:rsidRPr="005707EB">
        <w:rPr>
          <w:rFonts w:ascii="Symbol" w:hAnsi="Symbol" w:cs="Times New Roman"/>
          <w:bCs/>
          <w:sz w:val="24"/>
          <w:szCs w:val="24"/>
        </w:rPr>
        <w:tab/>
      </w:r>
      <w:r w:rsidR="00362DE7" w:rsidRPr="00F54B96">
        <w:rPr>
          <w:rFonts w:ascii="Times New Roman" w:hAnsi="Times New Roman" w:cs="Times New Roman"/>
          <w:b/>
          <w:bCs/>
          <w:sz w:val="24"/>
          <w:szCs w:val="24"/>
        </w:rPr>
        <w:t>D</w:t>
      </w:r>
      <w:r w:rsidR="00D9532B" w:rsidRPr="00F54B96">
        <w:rPr>
          <w:rFonts w:ascii="Times New Roman" w:hAnsi="Times New Roman" w:cs="Times New Roman"/>
          <w:b/>
          <w:bCs/>
          <w:sz w:val="24"/>
          <w:szCs w:val="24"/>
        </w:rPr>
        <w:t xml:space="preserve">isruptive mood </w:t>
      </w:r>
      <w:proofErr w:type="spellStart"/>
      <w:r w:rsidR="00D9532B" w:rsidRPr="00F54B96">
        <w:rPr>
          <w:rFonts w:ascii="Times New Roman" w:hAnsi="Times New Roman" w:cs="Times New Roman"/>
          <w:b/>
          <w:bCs/>
          <w:sz w:val="24"/>
          <w:szCs w:val="24"/>
        </w:rPr>
        <w:t>dysregulation</w:t>
      </w:r>
      <w:proofErr w:type="spellEnd"/>
      <w:r w:rsidR="00D9532B" w:rsidRPr="00F54B96">
        <w:rPr>
          <w:rFonts w:ascii="Times New Roman" w:hAnsi="Times New Roman" w:cs="Times New Roman"/>
          <w:b/>
          <w:bCs/>
          <w:sz w:val="24"/>
          <w:szCs w:val="24"/>
        </w:rPr>
        <w:t xml:space="preserve"> disorder </w:t>
      </w:r>
      <w:r w:rsidR="00A77584" w:rsidRPr="00F54B96">
        <w:rPr>
          <w:rFonts w:ascii="Times New Roman" w:hAnsi="Times New Roman" w:cs="Times New Roman"/>
          <w:b/>
          <w:bCs/>
          <w:sz w:val="24"/>
          <w:szCs w:val="24"/>
        </w:rPr>
        <w:t>(DMDD)</w:t>
      </w:r>
    </w:p>
    <w:p w14:paraId="2AD5C028" w14:textId="42770B18" w:rsidR="00362DE7" w:rsidRPr="00F54B96" w:rsidRDefault="00F54B96" w:rsidP="006B49C0">
      <w:pPr>
        <w:pStyle w:val="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362DE7" w:rsidRPr="00F54B96">
        <w:rPr>
          <w:rFonts w:ascii="Times New Roman" w:hAnsi="Times New Roman" w:cs="Times New Roman"/>
          <w:b/>
          <w:bCs/>
          <w:sz w:val="24"/>
          <w:szCs w:val="24"/>
        </w:rPr>
        <w:t>M</w:t>
      </w:r>
      <w:r w:rsidR="00D9532B" w:rsidRPr="00F54B96">
        <w:rPr>
          <w:rFonts w:ascii="Times New Roman" w:hAnsi="Times New Roman" w:cs="Times New Roman"/>
          <w:b/>
          <w:bCs/>
          <w:sz w:val="24"/>
          <w:szCs w:val="24"/>
        </w:rPr>
        <w:t>ajor depressive disorder (MDD)</w:t>
      </w:r>
    </w:p>
    <w:p w14:paraId="2422D584" w14:textId="13AC89C9" w:rsidR="00362DE7" w:rsidRPr="00F54B96" w:rsidRDefault="00F54B96" w:rsidP="006B49C0">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r w:rsidR="00362DE7" w:rsidRPr="00F54B96">
        <w:rPr>
          <w:rFonts w:ascii="Times New Roman" w:hAnsi="Times New Roman" w:cs="Times New Roman"/>
          <w:b/>
          <w:bCs/>
          <w:sz w:val="24"/>
          <w:szCs w:val="24"/>
        </w:rPr>
        <w:t>P</w:t>
      </w:r>
      <w:r w:rsidR="00D9532B" w:rsidRPr="00F54B96">
        <w:rPr>
          <w:rFonts w:ascii="Times New Roman" w:hAnsi="Times New Roman" w:cs="Times New Roman"/>
          <w:b/>
          <w:bCs/>
          <w:sz w:val="24"/>
          <w:szCs w:val="24"/>
        </w:rPr>
        <w:t>ersistent depressive disorder (PDD)</w:t>
      </w:r>
    </w:p>
    <w:p w14:paraId="09412DA0" w14:textId="6A494A04" w:rsidR="00362DE7" w:rsidRPr="006B49C0" w:rsidRDefault="00F54B96" w:rsidP="006B49C0">
      <w:pPr>
        <w:pStyle w:val="BL-LAST"/>
      </w:pPr>
      <w:r w:rsidRPr="005707EB">
        <w:rPr>
          <w:rFonts w:ascii="Symbol" w:hAnsi="Symbol" w:cs="Times New Roman"/>
          <w:bCs/>
          <w:sz w:val="24"/>
          <w:szCs w:val="24"/>
        </w:rPr>
        <w:t></w:t>
      </w:r>
      <w:r w:rsidRPr="005707EB">
        <w:rPr>
          <w:rFonts w:ascii="Symbol" w:hAnsi="Symbol" w:cs="Times New Roman"/>
          <w:bCs/>
          <w:sz w:val="24"/>
          <w:szCs w:val="24"/>
        </w:rPr>
        <w:tab/>
      </w:r>
      <w:proofErr w:type="gramStart"/>
      <w:r w:rsidR="00D9532B" w:rsidRPr="00F54B96">
        <w:rPr>
          <w:rFonts w:ascii="Times New Roman" w:hAnsi="Times New Roman" w:cs="Times New Roman"/>
          <w:b/>
          <w:bCs/>
          <w:sz w:val="24"/>
          <w:szCs w:val="24"/>
        </w:rPr>
        <w:t>Premenstrual</w:t>
      </w:r>
      <w:proofErr w:type="gramEnd"/>
      <w:r w:rsidR="00D9532B" w:rsidRPr="00F54B96">
        <w:rPr>
          <w:rFonts w:ascii="Times New Roman" w:hAnsi="Times New Roman" w:cs="Times New Roman"/>
          <w:b/>
          <w:bCs/>
          <w:sz w:val="24"/>
          <w:szCs w:val="24"/>
        </w:rPr>
        <w:t xml:space="preserve"> </w:t>
      </w:r>
      <w:proofErr w:type="spellStart"/>
      <w:r w:rsidR="00D9532B" w:rsidRPr="00F54B96">
        <w:rPr>
          <w:rFonts w:ascii="Times New Roman" w:hAnsi="Times New Roman" w:cs="Times New Roman"/>
          <w:b/>
          <w:bCs/>
          <w:sz w:val="24"/>
          <w:szCs w:val="24"/>
        </w:rPr>
        <w:t>dysphori</w:t>
      </w:r>
      <w:r w:rsidR="00877464" w:rsidRPr="00F54B96">
        <w:rPr>
          <w:rFonts w:ascii="Times New Roman" w:hAnsi="Times New Roman" w:cs="Times New Roman"/>
          <w:b/>
          <w:bCs/>
          <w:sz w:val="24"/>
          <w:szCs w:val="24"/>
        </w:rPr>
        <w:t>c</w:t>
      </w:r>
      <w:proofErr w:type="spellEnd"/>
      <w:r w:rsidR="00D9532B" w:rsidRPr="00F54B96">
        <w:rPr>
          <w:rFonts w:ascii="Times New Roman" w:hAnsi="Times New Roman" w:cs="Times New Roman"/>
          <w:b/>
          <w:bCs/>
          <w:sz w:val="24"/>
          <w:szCs w:val="24"/>
        </w:rPr>
        <w:t xml:space="preserve"> disorder</w:t>
      </w:r>
    </w:p>
    <w:p w14:paraId="4EA5C237" w14:textId="4B24EC04" w:rsidR="00F52022" w:rsidRPr="006B49C0" w:rsidRDefault="00F273F0" w:rsidP="006B49C0">
      <w:pPr>
        <w:pStyle w:val="TXT"/>
      </w:pPr>
      <w:r w:rsidRPr="005707EB">
        <w:rPr>
          <w:rFonts w:ascii="Times New Roman" w:hAnsi="Times New Roman" w:cs="Times New Roman"/>
          <w:sz w:val="24"/>
          <w:szCs w:val="24"/>
        </w:rPr>
        <w:t xml:space="preserve">Major depressive disorder, persistent depressive disorder, and premenstrual dysphoric disorder are all unique conditions with specific diagnostic criteria. However, the three disorders feature </w:t>
      </w:r>
      <w:r w:rsidR="00F52022" w:rsidRPr="005707EB">
        <w:rPr>
          <w:rFonts w:ascii="Times New Roman" w:hAnsi="Times New Roman" w:cs="Times New Roman"/>
          <w:sz w:val="24"/>
          <w:szCs w:val="24"/>
        </w:rPr>
        <w:t>some overlapping</w:t>
      </w:r>
      <w:r w:rsidRPr="005707EB">
        <w:rPr>
          <w:rFonts w:ascii="Times New Roman" w:hAnsi="Times New Roman" w:cs="Times New Roman"/>
          <w:sz w:val="24"/>
          <w:szCs w:val="24"/>
        </w:rPr>
        <w:t xml:space="preserve"> symptoms. T</w:t>
      </w:r>
      <w:r w:rsidR="00F52022" w:rsidRPr="005707EB">
        <w:rPr>
          <w:rFonts w:ascii="Times New Roman" w:hAnsi="Times New Roman" w:cs="Times New Roman"/>
          <w:sz w:val="24"/>
          <w:szCs w:val="24"/>
        </w:rPr>
        <w:t>o avoid duplications,</w:t>
      </w:r>
      <w:r w:rsidRPr="005707EB">
        <w:rPr>
          <w:rFonts w:ascii="Times New Roman" w:hAnsi="Times New Roman" w:cs="Times New Roman"/>
          <w:sz w:val="24"/>
          <w:szCs w:val="24"/>
        </w:rPr>
        <w:t xml:space="preserve"> the unique features of each of the disorders are discussed </w:t>
      </w:r>
      <w:r w:rsidR="003B0399" w:rsidRPr="005707EB">
        <w:rPr>
          <w:rFonts w:ascii="Times New Roman" w:hAnsi="Times New Roman" w:cs="Times New Roman"/>
          <w:sz w:val="24"/>
          <w:szCs w:val="24"/>
        </w:rPr>
        <w:t>within the section on major depressive disorder</w:t>
      </w:r>
      <w:r w:rsidR="00F52022" w:rsidRPr="005707EB">
        <w:rPr>
          <w:rFonts w:ascii="Times New Roman" w:hAnsi="Times New Roman" w:cs="Times New Roman"/>
          <w:sz w:val="24"/>
          <w:szCs w:val="24"/>
        </w:rPr>
        <w:t>.</w:t>
      </w:r>
      <w:r w:rsidRPr="005707EB">
        <w:rPr>
          <w:rFonts w:ascii="Times New Roman" w:hAnsi="Times New Roman" w:cs="Times New Roman"/>
          <w:sz w:val="24"/>
          <w:szCs w:val="24"/>
        </w:rPr>
        <w:t xml:space="preserve"> </w:t>
      </w:r>
    </w:p>
    <w:p w14:paraId="49B8CF98" w14:textId="4814524A" w:rsidR="00F52022" w:rsidRPr="006B49C0" w:rsidRDefault="00181EFF" w:rsidP="006B49C0">
      <w:pPr>
        <w:pStyle w:val="H1"/>
      </w:pPr>
      <w:r w:rsidRPr="005707EB">
        <w:rPr>
          <w:rFonts w:ascii="Times New Roman" w:hAnsi="Times New Roman" w:cs="Times New Roman"/>
          <w:b/>
          <w:bCs/>
          <w:sz w:val="24"/>
          <w:szCs w:val="24"/>
        </w:rPr>
        <w:t xml:space="preserve">&lt;H1&gt;Disruptive Mood </w:t>
      </w:r>
      <w:proofErr w:type="spellStart"/>
      <w:r w:rsidRPr="005707EB">
        <w:rPr>
          <w:rFonts w:ascii="Times New Roman" w:hAnsi="Times New Roman" w:cs="Times New Roman"/>
          <w:b/>
          <w:bCs/>
          <w:sz w:val="24"/>
          <w:szCs w:val="24"/>
        </w:rPr>
        <w:t>Dysregulation</w:t>
      </w:r>
      <w:proofErr w:type="spellEnd"/>
      <w:r w:rsidRPr="005707EB">
        <w:rPr>
          <w:rFonts w:ascii="Times New Roman" w:hAnsi="Times New Roman" w:cs="Times New Roman"/>
          <w:b/>
          <w:bCs/>
          <w:sz w:val="24"/>
          <w:szCs w:val="24"/>
        </w:rPr>
        <w:t xml:space="preserve"> Disorder (DMDD)</w:t>
      </w:r>
    </w:p>
    <w:p w14:paraId="62D08DA5" w14:textId="6D21325B" w:rsidR="00100502" w:rsidRPr="00E10D0C" w:rsidRDefault="00181EFF" w:rsidP="00E10D0C">
      <w:pPr>
        <w:pStyle w:val="TXT-FLUSH"/>
      </w:pPr>
      <w:r w:rsidRPr="005707EB">
        <w:rPr>
          <w:rFonts w:ascii="Times New Roman" w:hAnsi="Times New Roman" w:cs="Times New Roman"/>
          <w:sz w:val="24"/>
          <w:szCs w:val="24"/>
        </w:rPr>
        <w:t xml:space="preserve">Disruptive mood </w:t>
      </w:r>
      <w:proofErr w:type="spellStart"/>
      <w:r w:rsidRPr="005707EB">
        <w:rPr>
          <w:rFonts w:ascii="Times New Roman" w:hAnsi="Times New Roman" w:cs="Times New Roman"/>
          <w:sz w:val="24"/>
          <w:szCs w:val="24"/>
        </w:rPr>
        <w:t>dysregulation</w:t>
      </w:r>
      <w:proofErr w:type="spellEnd"/>
      <w:r w:rsidRPr="005707EB">
        <w:rPr>
          <w:rFonts w:ascii="Times New Roman" w:hAnsi="Times New Roman" w:cs="Times New Roman"/>
          <w:sz w:val="24"/>
          <w:szCs w:val="24"/>
        </w:rPr>
        <w:t xml:space="preserve"> disorder (DMDD) </w:t>
      </w:r>
      <w:r w:rsidR="00186124" w:rsidRPr="005707EB">
        <w:rPr>
          <w:rFonts w:ascii="Times New Roman" w:hAnsi="Times New Roman" w:cs="Times New Roman"/>
          <w:sz w:val="24"/>
          <w:szCs w:val="24"/>
        </w:rPr>
        <w:t xml:space="preserve">is </w:t>
      </w:r>
      <w:r w:rsidR="00DF752F" w:rsidRPr="005707EB">
        <w:rPr>
          <w:rFonts w:ascii="Times New Roman" w:hAnsi="Times New Roman" w:cs="Times New Roman"/>
          <w:sz w:val="24"/>
          <w:szCs w:val="24"/>
        </w:rPr>
        <w:t xml:space="preserve">characterized by persistent </w:t>
      </w:r>
      <w:r w:rsidR="001872C1" w:rsidRPr="005707EB">
        <w:rPr>
          <w:rFonts w:ascii="Times New Roman" w:hAnsi="Times New Roman" w:cs="Times New Roman"/>
          <w:sz w:val="24"/>
          <w:szCs w:val="24"/>
        </w:rPr>
        <w:t>irritability, low tolerance for frustration,</w:t>
      </w:r>
      <w:r w:rsidR="00DF752F" w:rsidRPr="005707EB">
        <w:rPr>
          <w:rFonts w:ascii="Times New Roman" w:hAnsi="Times New Roman" w:cs="Times New Roman"/>
          <w:sz w:val="24"/>
          <w:szCs w:val="24"/>
        </w:rPr>
        <w:t xml:space="preserve"> and </w:t>
      </w:r>
      <w:r w:rsidR="005622F3" w:rsidRPr="005707EB">
        <w:rPr>
          <w:rFonts w:ascii="Times New Roman" w:hAnsi="Times New Roman" w:cs="Times New Roman"/>
          <w:sz w:val="24"/>
          <w:szCs w:val="24"/>
        </w:rPr>
        <w:t>the</w:t>
      </w:r>
      <w:r w:rsidR="00DF752F" w:rsidRPr="005707EB">
        <w:rPr>
          <w:rFonts w:ascii="Times New Roman" w:hAnsi="Times New Roman" w:cs="Times New Roman"/>
          <w:sz w:val="24"/>
          <w:szCs w:val="24"/>
        </w:rPr>
        <w:t xml:space="preserve"> inability to regulate </w:t>
      </w:r>
      <w:r w:rsidR="001872C1" w:rsidRPr="005707EB">
        <w:rPr>
          <w:rFonts w:ascii="Times New Roman" w:hAnsi="Times New Roman" w:cs="Times New Roman"/>
          <w:sz w:val="24"/>
          <w:szCs w:val="24"/>
        </w:rPr>
        <w:t>outbursts</w:t>
      </w:r>
      <w:r w:rsidR="005622F3" w:rsidRPr="005707EB">
        <w:rPr>
          <w:rFonts w:ascii="Times New Roman" w:hAnsi="Times New Roman" w:cs="Times New Roman"/>
          <w:sz w:val="24"/>
          <w:szCs w:val="24"/>
        </w:rPr>
        <w:t>.</w:t>
      </w:r>
      <w:r w:rsidR="00DF752F" w:rsidRPr="005707EB">
        <w:rPr>
          <w:rFonts w:ascii="Times New Roman" w:hAnsi="Times New Roman" w:cs="Times New Roman"/>
          <w:sz w:val="24"/>
          <w:szCs w:val="24"/>
        </w:rPr>
        <w:t xml:space="preserve"> </w:t>
      </w:r>
      <w:r w:rsidR="005622F3" w:rsidRPr="005707EB">
        <w:rPr>
          <w:rFonts w:ascii="Times New Roman" w:hAnsi="Times New Roman" w:cs="Times New Roman"/>
          <w:sz w:val="24"/>
          <w:szCs w:val="24"/>
        </w:rPr>
        <w:t>Kids</w:t>
      </w:r>
      <w:r w:rsidR="00DF752F" w:rsidRPr="005707EB">
        <w:rPr>
          <w:rFonts w:ascii="Times New Roman" w:hAnsi="Times New Roman" w:cs="Times New Roman"/>
          <w:sz w:val="24"/>
          <w:szCs w:val="24"/>
        </w:rPr>
        <w:t xml:space="preserve"> </w:t>
      </w:r>
      <w:r w:rsidR="005622F3" w:rsidRPr="005707EB">
        <w:rPr>
          <w:rFonts w:ascii="Times New Roman" w:hAnsi="Times New Roman" w:cs="Times New Roman"/>
          <w:sz w:val="24"/>
          <w:szCs w:val="24"/>
        </w:rPr>
        <w:t xml:space="preserve">with DMDD </w:t>
      </w:r>
      <w:r w:rsidR="001770B8" w:rsidRPr="005707EB">
        <w:rPr>
          <w:rFonts w:ascii="Times New Roman" w:hAnsi="Times New Roman" w:cs="Times New Roman"/>
          <w:sz w:val="24"/>
          <w:szCs w:val="24"/>
        </w:rPr>
        <w:t xml:space="preserve">will have </w:t>
      </w:r>
      <w:r w:rsidR="00555F0E" w:rsidRPr="005707EB">
        <w:rPr>
          <w:rFonts w:ascii="Times New Roman" w:hAnsi="Times New Roman" w:cs="Times New Roman"/>
          <w:sz w:val="24"/>
          <w:szCs w:val="24"/>
        </w:rPr>
        <w:t xml:space="preserve">extreme </w:t>
      </w:r>
      <w:r w:rsidR="00DF752F" w:rsidRPr="005707EB">
        <w:rPr>
          <w:rFonts w:ascii="Times New Roman" w:hAnsi="Times New Roman" w:cs="Times New Roman"/>
          <w:sz w:val="24"/>
          <w:szCs w:val="24"/>
        </w:rPr>
        <w:t xml:space="preserve">verbal or physical </w:t>
      </w:r>
      <w:r w:rsidR="00555F0E" w:rsidRPr="005707EB">
        <w:rPr>
          <w:rFonts w:ascii="Times New Roman" w:hAnsi="Times New Roman" w:cs="Times New Roman"/>
          <w:sz w:val="24"/>
          <w:szCs w:val="24"/>
        </w:rPr>
        <w:t>tantrums</w:t>
      </w:r>
      <w:r w:rsidR="00DF752F" w:rsidRPr="005707EB">
        <w:rPr>
          <w:rFonts w:ascii="Times New Roman" w:hAnsi="Times New Roman" w:cs="Times New Roman"/>
          <w:sz w:val="24"/>
          <w:szCs w:val="24"/>
        </w:rPr>
        <w:t xml:space="preserve"> that are developmentally inappropriate </w:t>
      </w:r>
      <w:r w:rsidR="006D159B" w:rsidRPr="005707EB">
        <w:rPr>
          <w:rFonts w:ascii="Times New Roman" w:hAnsi="Times New Roman" w:cs="Times New Roman"/>
          <w:sz w:val="24"/>
          <w:szCs w:val="24"/>
        </w:rPr>
        <w:t>and/</w:t>
      </w:r>
      <w:r w:rsidR="00DF752F" w:rsidRPr="005707EB">
        <w:rPr>
          <w:rFonts w:ascii="Times New Roman" w:hAnsi="Times New Roman" w:cs="Times New Roman"/>
          <w:sz w:val="24"/>
          <w:szCs w:val="24"/>
        </w:rPr>
        <w:t xml:space="preserve">or </w:t>
      </w:r>
      <w:r w:rsidR="006D159B" w:rsidRPr="005707EB">
        <w:rPr>
          <w:rFonts w:ascii="Times New Roman" w:hAnsi="Times New Roman" w:cs="Times New Roman"/>
          <w:sz w:val="24"/>
          <w:szCs w:val="24"/>
        </w:rPr>
        <w:t>out of proportion</w:t>
      </w:r>
      <w:r w:rsidR="00DF752F" w:rsidRPr="005707EB">
        <w:rPr>
          <w:rFonts w:ascii="Times New Roman" w:hAnsi="Times New Roman" w:cs="Times New Roman"/>
          <w:sz w:val="24"/>
          <w:szCs w:val="24"/>
        </w:rPr>
        <w:t xml:space="preserve"> to the situation. </w:t>
      </w:r>
      <w:r w:rsidR="00100502" w:rsidRPr="005707EB">
        <w:rPr>
          <w:rFonts w:ascii="Times New Roman" w:hAnsi="Times New Roman" w:cs="Times New Roman"/>
          <w:sz w:val="24"/>
          <w:szCs w:val="24"/>
        </w:rPr>
        <w:t xml:space="preserve">For diagnostic criteria, see </w:t>
      </w:r>
      <w:r w:rsidR="000B11BB" w:rsidRPr="005707EB">
        <w:rPr>
          <w:rFonts w:ascii="Times New Roman" w:hAnsi="Times New Roman" w:cs="Times New Roman"/>
          <w:sz w:val="24"/>
          <w:szCs w:val="24"/>
        </w:rPr>
        <w:t>Table 17.1</w:t>
      </w:r>
      <w:r w:rsidR="00100502" w:rsidRPr="005707EB">
        <w:rPr>
          <w:rFonts w:ascii="Times New Roman" w:hAnsi="Times New Roman" w:cs="Times New Roman"/>
          <w:sz w:val="24"/>
          <w:szCs w:val="24"/>
        </w:rPr>
        <w:t>.</w:t>
      </w:r>
    </w:p>
    <w:p w14:paraId="6B26CC8C" w14:textId="473EE58C" w:rsidR="00181EFF" w:rsidRPr="00B07BDC" w:rsidRDefault="00100502" w:rsidP="00B07BDC">
      <w:pPr>
        <w:pStyle w:val="PMI"/>
      </w:pPr>
      <w:r w:rsidRPr="005707EB">
        <w:rPr>
          <w:rFonts w:ascii="Times New Roman" w:hAnsi="Times New Roman" w:cs="Times New Roman"/>
        </w:rPr>
        <w:t>&lt;TAB17.1&gt;</w:t>
      </w:r>
    </w:p>
    <w:p w14:paraId="26DD675A" w14:textId="77777777" w:rsidR="00F64017" w:rsidRPr="009E5C57" w:rsidRDefault="00F64017" w:rsidP="00B07BDC">
      <w:pPr>
        <w:pStyle w:val="PMI"/>
        <w:rPr>
          <w:rFonts w:ascii="Times New Roman" w:hAnsi="Times New Roman" w:cs="Times New Roman"/>
        </w:rPr>
      </w:pPr>
      <w:r w:rsidRPr="009E5C57">
        <w:rPr>
          <w:rFonts w:ascii="Times New Roman" w:hAnsi="Times New Roman" w:cs="Times New Roman"/>
        </w:rPr>
        <w:t>&lt;BX3-TIP&gt;</w:t>
      </w:r>
    </w:p>
    <w:p w14:paraId="16D2B699" w14:textId="77777777" w:rsidR="00F64017" w:rsidRPr="00B07BDC" w:rsidRDefault="00F64017" w:rsidP="00B07BDC">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48C8A614" w14:textId="702BA129" w:rsidR="001F1D7F" w:rsidRPr="00B07BDC" w:rsidRDefault="001F1D7F" w:rsidP="00B07BDC">
      <w:pPr>
        <w:pStyle w:val="BX3-TXT-FIRST"/>
      </w:pPr>
      <w:r w:rsidRPr="00F64017">
        <w:rPr>
          <w:rFonts w:ascii="Times New Roman" w:hAnsi="Times New Roman" w:cs="Times New Roman"/>
          <w:sz w:val="24"/>
          <w:szCs w:val="24"/>
        </w:rPr>
        <w:t>Before DMDD was added to the DSM-5 in 2013, clinicians sometimes diagnosed children with persistent irritability</w:t>
      </w:r>
      <w:r w:rsidR="00B06657" w:rsidRPr="00F64017">
        <w:rPr>
          <w:rFonts w:ascii="Times New Roman" w:hAnsi="Times New Roman" w:cs="Times New Roman"/>
          <w:sz w:val="24"/>
          <w:szCs w:val="24"/>
        </w:rPr>
        <w:t xml:space="preserve"> and</w:t>
      </w:r>
      <w:r w:rsidRPr="00F64017">
        <w:rPr>
          <w:rFonts w:ascii="Times New Roman" w:hAnsi="Times New Roman" w:cs="Times New Roman"/>
          <w:sz w:val="24"/>
          <w:szCs w:val="24"/>
        </w:rPr>
        <w:t xml:space="preserve"> negative mood </w:t>
      </w:r>
      <w:r w:rsidR="006A4D1A" w:rsidRPr="00F64017">
        <w:rPr>
          <w:rFonts w:ascii="Times New Roman" w:hAnsi="Times New Roman" w:cs="Times New Roman"/>
          <w:sz w:val="24"/>
          <w:szCs w:val="24"/>
        </w:rPr>
        <w:t>(</w:t>
      </w:r>
      <w:r w:rsidRPr="00F64017">
        <w:rPr>
          <w:rFonts w:ascii="Times New Roman" w:hAnsi="Times New Roman" w:cs="Times New Roman"/>
          <w:sz w:val="24"/>
          <w:szCs w:val="24"/>
        </w:rPr>
        <w:t xml:space="preserve">without mood cycling) </w:t>
      </w:r>
      <w:r w:rsidR="006A4D1A" w:rsidRPr="00F64017">
        <w:rPr>
          <w:rFonts w:ascii="Times New Roman" w:hAnsi="Times New Roman" w:cs="Times New Roman"/>
          <w:sz w:val="24"/>
          <w:szCs w:val="24"/>
        </w:rPr>
        <w:t xml:space="preserve">with </w:t>
      </w:r>
      <w:r w:rsidRPr="00F64017">
        <w:rPr>
          <w:rFonts w:ascii="Times New Roman" w:hAnsi="Times New Roman" w:cs="Times New Roman"/>
          <w:sz w:val="24"/>
          <w:szCs w:val="24"/>
        </w:rPr>
        <w:t xml:space="preserve">pediatric bipolar disorder. However, longitudinal studies revealed that these children </w:t>
      </w:r>
      <w:r w:rsidR="00F52022" w:rsidRPr="00F64017">
        <w:rPr>
          <w:rFonts w:ascii="Times New Roman" w:hAnsi="Times New Roman" w:cs="Times New Roman"/>
          <w:sz w:val="24"/>
          <w:szCs w:val="24"/>
        </w:rPr>
        <w:t xml:space="preserve">typically </w:t>
      </w:r>
      <w:r w:rsidR="006A4D1A" w:rsidRPr="00F64017">
        <w:rPr>
          <w:rFonts w:ascii="Times New Roman" w:hAnsi="Times New Roman" w:cs="Times New Roman"/>
          <w:sz w:val="24"/>
          <w:szCs w:val="24"/>
        </w:rPr>
        <w:t xml:space="preserve">do not </w:t>
      </w:r>
      <w:r w:rsidRPr="00F64017">
        <w:rPr>
          <w:rFonts w:ascii="Times New Roman" w:hAnsi="Times New Roman" w:cs="Times New Roman"/>
          <w:sz w:val="24"/>
          <w:szCs w:val="24"/>
        </w:rPr>
        <w:t xml:space="preserve">develop classic </w:t>
      </w:r>
      <w:r w:rsidRPr="00F64017">
        <w:rPr>
          <w:rFonts w:ascii="Times New Roman" w:hAnsi="Times New Roman" w:cs="Times New Roman"/>
          <w:sz w:val="24"/>
          <w:szCs w:val="24"/>
        </w:rPr>
        <w:lastRenderedPageBreak/>
        <w:t>bipolar dis</w:t>
      </w:r>
      <w:r w:rsidR="00B57D82" w:rsidRPr="00F64017">
        <w:rPr>
          <w:rFonts w:ascii="Times New Roman" w:hAnsi="Times New Roman" w:cs="Times New Roman"/>
          <w:sz w:val="24"/>
          <w:szCs w:val="24"/>
        </w:rPr>
        <w:t xml:space="preserve">order </w:t>
      </w:r>
      <w:r w:rsidR="00B06657" w:rsidRPr="00F64017">
        <w:rPr>
          <w:rFonts w:ascii="Times New Roman" w:hAnsi="Times New Roman" w:cs="Times New Roman"/>
          <w:sz w:val="24"/>
          <w:szCs w:val="24"/>
        </w:rPr>
        <w:t>in</w:t>
      </w:r>
      <w:r w:rsidR="00B57D82" w:rsidRPr="00F64017">
        <w:rPr>
          <w:rFonts w:ascii="Times New Roman" w:hAnsi="Times New Roman" w:cs="Times New Roman"/>
          <w:sz w:val="24"/>
          <w:szCs w:val="24"/>
        </w:rPr>
        <w:t xml:space="preserve"> </w:t>
      </w:r>
      <w:r w:rsidR="006A4D1A" w:rsidRPr="00F64017">
        <w:rPr>
          <w:rFonts w:ascii="Times New Roman" w:hAnsi="Times New Roman" w:cs="Times New Roman"/>
          <w:sz w:val="24"/>
          <w:szCs w:val="24"/>
        </w:rPr>
        <w:t>adolescence or adulthood.</w:t>
      </w:r>
      <w:r w:rsidRPr="00F64017">
        <w:rPr>
          <w:rFonts w:ascii="Times New Roman" w:hAnsi="Times New Roman" w:cs="Times New Roman"/>
          <w:sz w:val="24"/>
          <w:szCs w:val="24"/>
        </w:rPr>
        <w:t xml:space="preserve"> Instead, they </w:t>
      </w:r>
      <w:r w:rsidR="006A4D1A" w:rsidRPr="00F64017">
        <w:rPr>
          <w:rFonts w:ascii="Times New Roman" w:hAnsi="Times New Roman" w:cs="Times New Roman"/>
          <w:sz w:val="24"/>
          <w:szCs w:val="24"/>
        </w:rPr>
        <w:t>most frequently</w:t>
      </w:r>
      <w:r w:rsidRPr="00F64017">
        <w:rPr>
          <w:rFonts w:ascii="Times New Roman" w:hAnsi="Times New Roman" w:cs="Times New Roman"/>
          <w:sz w:val="24"/>
          <w:szCs w:val="24"/>
        </w:rPr>
        <w:t xml:space="preserve"> develop depressive and anxiety disorders</w:t>
      </w:r>
      <w:r w:rsidR="006A4D1A" w:rsidRPr="00F64017">
        <w:rPr>
          <w:rFonts w:ascii="Times New Roman" w:hAnsi="Times New Roman" w:cs="Times New Roman"/>
          <w:sz w:val="24"/>
          <w:szCs w:val="24"/>
        </w:rPr>
        <w:t xml:space="preserve"> as adults</w:t>
      </w:r>
      <w:r w:rsidRPr="00F64017">
        <w:rPr>
          <w:rFonts w:ascii="Times New Roman" w:hAnsi="Times New Roman" w:cs="Times New Roman"/>
          <w:sz w:val="24"/>
          <w:szCs w:val="24"/>
        </w:rPr>
        <w:t xml:space="preserve">. </w:t>
      </w:r>
      <w:r w:rsidR="00F52022" w:rsidRPr="00F64017">
        <w:rPr>
          <w:rFonts w:ascii="Times New Roman" w:hAnsi="Times New Roman" w:cs="Times New Roman"/>
          <w:sz w:val="24"/>
          <w:szCs w:val="24"/>
        </w:rPr>
        <w:t xml:space="preserve">DMDD does not </w:t>
      </w:r>
      <w:r w:rsidR="00FE188D" w:rsidRPr="00F64017">
        <w:rPr>
          <w:rFonts w:ascii="Times New Roman" w:hAnsi="Times New Roman" w:cs="Times New Roman"/>
          <w:sz w:val="24"/>
          <w:szCs w:val="24"/>
        </w:rPr>
        <w:t>include</w:t>
      </w:r>
      <w:r w:rsidR="00F52022" w:rsidRPr="00F64017">
        <w:rPr>
          <w:rFonts w:ascii="Times New Roman" w:hAnsi="Times New Roman" w:cs="Times New Roman"/>
          <w:sz w:val="24"/>
          <w:szCs w:val="24"/>
        </w:rPr>
        <w:t xml:space="preserve"> mood cycles</w:t>
      </w:r>
      <w:r w:rsidR="00B06657" w:rsidRPr="00F64017">
        <w:rPr>
          <w:rFonts w:ascii="Times New Roman" w:hAnsi="Times New Roman" w:cs="Times New Roman"/>
          <w:sz w:val="24"/>
          <w:szCs w:val="24"/>
        </w:rPr>
        <w:t>;</w:t>
      </w:r>
      <w:r w:rsidR="00F52022" w:rsidRPr="00F64017">
        <w:rPr>
          <w:rFonts w:ascii="Times New Roman" w:hAnsi="Times New Roman" w:cs="Times New Roman"/>
          <w:sz w:val="24"/>
          <w:szCs w:val="24"/>
        </w:rPr>
        <w:t xml:space="preserve"> instead, it is a chronic disorder. </w:t>
      </w:r>
      <w:r w:rsidRPr="00F64017">
        <w:rPr>
          <w:rFonts w:ascii="Times New Roman" w:hAnsi="Times New Roman" w:cs="Times New Roman"/>
          <w:sz w:val="24"/>
          <w:szCs w:val="24"/>
        </w:rPr>
        <w:t xml:space="preserve">In contrast, </w:t>
      </w:r>
      <w:r w:rsidR="00F52022" w:rsidRPr="00F64017">
        <w:rPr>
          <w:rFonts w:ascii="Times New Roman" w:hAnsi="Times New Roman" w:cs="Times New Roman"/>
          <w:sz w:val="24"/>
          <w:szCs w:val="24"/>
        </w:rPr>
        <w:t>youth</w:t>
      </w:r>
      <w:r w:rsidRPr="00F64017">
        <w:rPr>
          <w:rFonts w:ascii="Times New Roman" w:hAnsi="Times New Roman" w:cs="Times New Roman"/>
          <w:sz w:val="24"/>
          <w:szCs w:val="24"/>
        </w:rPr>
        <w:t xml:space="preserve"> with bipolar disorder (which rarely occurs before adolescence) experience distinct episodes of mania/hypomania </w:t>
      </w:r>
      <w:r w:rsidR="00B57D82" w:rsidRPr="00F64017">
        <w:rPr>
          <w:rFonts w:ascii="Times New Roman" w:hAnsi="Times New Roman" w:cs="Times New Roman"/>
          <w:sz w:val="24"/>
          <w:szCs w:val="24"/>
        </w:rPr>
        <w:t>with or without major depression</w:t>
      </w:r>
      <w:r w:rsidRPr="00F64017">
        <w:rPr>
          <w:rFonts w:ascii="Times New Roman" w:hAnsi="Times New Roman" w:cs="Times New Roman"/>
          <w:sz w:val="24"/>
          <w:szCs w:val="24"/>
        </w:rPr>
        <w:t>.</w:t>
      </w:r>
      <w:r w:rsidR="001508B1" w:rsidRPr="00F64017">
        <w:rPr>
          <w:rFonts w:ascii="Times New Roman" w:hAnsi="Times New Roman" w:cs="Times New Roman"/>
          <w:sz w:val="24"/>
          <w:szCs w:val="24"/>
        </w:rPr>
        <w:t xml:space="preserve"> See Chapter 18 for more on bipolar disorders.</w:t>
      </w:r>
    </w:p>
    <w:p w14:paraId="17C91FC4" w14:textId="77777777" w:rsidR="00F64017" w:rsidRPr="009E5C57" w:rsidRDefault="00F64017" w:rsidP="00B07BDC">
      <w:pPr>
        <w:pStyle w:val="PMI"/>
        <w:rPr>
          <w:rFonts w:ascii="Times New Roman" w:hAnsi="Times New Roman" w:cs="Times New Roman"/>
          <w:iCs/>
        </w:rPr>
      </w:pPr>
      <w:r w:rsidRPr="009E5C57">
        <w:rPr>
          <w:rFonts w:ascii="Times New Roman" w:hAnsi="Times New Roman" w:cs="Times New Roman"/>
          <w:iCs/>
        </w:rPr>
        <w:t>&lt;/BX3-TIP&gt;</w:t>
      </w:r>
    </w:p>
    <w:p w14:paraId="345F8CEB" w14:textId="3824735F" w:rsidR="00CD39E4" w:rsidRPr="00B07BDC" w:rsidRDefault="00211DB7" w:rsidP="00B07BDC">
      <w:pPr>
        <w:pStyle w:val="TXT"/>
      </w:pPr>
      <w:r w:rsidRPr="005707EB">
        <w:rPr>
          <w:rFonts w:ascii="Times New Roman" w:hAnsi="Times New Roman" w:cs="Times New Roman"/>
          <w:sz w:val="24"/>
          <w:szCs w:val="24"/>
        </w:rPr>
        <w:t xml:space="preserve">When assessing DMDD, </w:t>
      </w:r>
      <w:r w:rsidR="00443E39" w:rsidRPr="005707EB">
        <w:rPr>
          <w:rFonts w:ascii="Times New Roman" w:hAnsi="Times New Roman" w:cs="Times New Roman"/>
          <w:sz w:val="24"/>
          <w:szCs w:val="24"/>
        </w:rPr>
        <w:t xml:space="preserve">you should look </w:t>
      </w:r>
      <w:r w:rsidRPr="005707EB">
        <w:rPr>
          <w:rFonts w:ascii="Times New Roman" w:hAnsi="Times New Roman" w:cs="Times New Roman"/>
          <w:sz w:val="24"/>
          <w:szCs w:val="24"/>
        </w:rPr>
        <w:t xml:space="preserve">for a pattern of </w:t>
      </w:r>
      <w:r w:rsidR="00555F0E" w:rsidRPr="005707EB">
        <w:rPr>
          <w:rFonts w:ascii="Times New Roman" w:hAnsi="Times New Roman" w:cs="Times New Roman"/>
          <w:sz w:val="24"/>
          <w:szCs w:val="24"/>
        </w:rPr>
        <w:t>persiste</w:t>
      </w:r>
      <w:r w:rsidR="008E5BDA" w:rsidRPr="005707EB">
        <w:rPr>
          <w:rFonts w:ascii="Times New Roman" w:hAnsi="Times New Roman" w:cs="Times New Roman"/>
          <w:sz w:val="24"/>
          <w:szCs w:val="24"/>
        </w:rPr>
        <w:t xml:space="preserve">nt irritability </w:t>
      </w:r>
      <w:r w:rsidR="00417CB6" w:rsidRPr="005707EB">
        <w:rPr>
          <w:rFonts w:ascii="Times New Roman" w:hAnsi="Times New Roman" w:cs="Times New Roman"/>
          <w:sz w:val="24"/>
          <w:szCs w:val="24"/>
        </w:rPr>
        <w:t xml:space="preserve">and negative </w:t>
      </w:r>
      <w:r w:rsidR="003734EC" w:rsidRPr="005707EB">
        <w:rPr>
          <w:rFonts w:ascii="Times New Roman" w:hAnsi="Times New Roman" w:cs="Times New Roman"/>
          <w:sz w:val="24"/>
          <w:szCs w:val="24"/>
        </w:rPr>
        <w:t>mood, punctuated</w:t>
      </w:r>
      <w:r w:rsidR="003B13ED" w:rsidRPr="005707EB">
        <w:rPr>
          <w:rFonts w:ascii="Times New Roman" w:hAnsi="Times New Roman" w:cs="Times New Roman"/>
          <w:sz w:val="24"/>
          <w:szCs w:val="24"/>
        </w:rPr>
        <w:t xml:space="preserve"> by intense verbal or behavioral outbursts</w:t>
      </w:r>
      <w:r w:rsidR="00417CB6" w:rsidRPr="005707EB">
        <w:rPr>
          <w:rFonts w:ascii="Times New Roman" w:hAnsi="Times New Roman" w:cs="Times New Roman"/>
          <w:sz w:val="24"/>
          <w:szCs w:val="24"/>
        </w:rPr>
        <w:t xml:space="preserve"> which seem out of proportion to the provocation.</w:t>
      </w:r>
      <w:r w:rsidR="003B13ED" w:rsidRPr="005707EB">
        <w:rPr>
          <w:rFonts w:ascii="Times New Roman" w:hAnsi="Times New Roman" w:cs="Times New Roman"/>
          <w:sz w:val="24"/>
          <w:szCs w:val="24"/>
        </w:rPr>
        <w:t xml:space="preserve"> </w:t>
      </w:r>
      <w:r w:rsidR="00C558F1" w:rsidRPr="005707EB">
        <w:rPr>
          <w:rFonts w:ascii="Times New Roman" w:hAnsi="Times New Roman" w:cs="Times New Roman"/>
          <w:sz w:val="24"/>
          <w:szCs w:val="24"/>
        </w:rPr>
        <w:t>Th</w:t>
      </w:r>
      <w:r w:rsidR="00443E39" w:rsidRPr="005707EB">
        <w:rPr>
          <w:rFonts w:ascii="Times New Roman" w:hAnsi="Times New Roman" w:cs="Times New Roman"/>
          <w:sz w:val="24"/>
          <w:szCs w:val="24"/>
        </w:rPr>
        <w:t>e</w:t>
      </w:r>
      <w:r w:rsidR="00C558F1" w:rsidRPr="005707EB">
        <w:rPr>
          <w:rFonts w:ascii="Times New Roman" w:hAnsi="Times New Roman" w:cs="Times New Roman"/>
          <w:sz w:val="24"/>
          <w:szCs w:val="24"/>
        </w:rPr>
        <w:t xml:space="preserve"> pattern should exist </w:t>
      </w:r>
      <w:r w:rsidR="00443E39" w:rsidRPr="005707EB">
        <w:rPr>
          <w:rFonts w:ascii="Times New Roman" w:hAnsi="Times New Roman" w:cs="Times New Roman"/>
          <w:sz w:val="24"/>
          <w:szCs w:val="24"/>
        </w:rPr>
        <w:t>across</w:t>
      </w:r>
      <w:r w:rsidR="003E36C4" w:rsidRPr="005707EB">
        <w:rPr>
          <w:rFonts w:ascii="Times New Roman" w:hAnsi="Times New Roman" w:cs="Times New Roman"/>
          <w:sz w:val="24"/>
          <w:szCs w:val="24"/>
        </w:rPr>
        <w:t xml:space="preserve"> </w:t>
      </w:r>
      <w:r w:rsidR="009D6BE1" w:rsidRPr="005707EB">
        <w:rPr>
          <w:rFonts w:ascii="Times New Roman" w:hAnsi="Times New Roman" w:cs="Times New Roman"/>
          <w:sz w:val="24"/>
          <w:szCs w:val="24"/>
        </w:rPr>
        <w:t>different settings, including at home, in school, and among peers.</w:t>
      </w:r>
      <w:r w:rsidR="00C558F1" w:rsidRPr="005707EB">
        <w:rPr>
          <w:rFonts w:ascii="Times New Roman" w:hAnsi="Times New Roman" w:cs="Times New Roman"/>
          <w:sz w:val="24"/>
          <w:szCs w:val="24"/>
        </w:rPr>
        <w:t xml:space="preserve"> </w:t>
      </w:r>
      <w:r w:rsidR="007F6FD0" w:rsidRPr="005707EB">
        <w:rPr>
          <w:rFonts w:ascii="Times New Roman" w:hAnsi="Times New Roman" w:cs="Times New Roman"/>
          <w:sz w:val="24"/>
          <w:szCs w:val="24"/>
        </w:rPr>
        <w:t>When speaking with caregivers, you may ask</w:t>
      </w:r>
      <w:r w:rsidR="004C0BBE">
        <w:rPr>
          <w:rFonts w:ascii="Times New Roman" w:hAnsi="Times New Roman" w:cs="Times New Roman"/>
          <w:sz w:val="24"/>
          <w:szCs w:val="24"/>
        </w:rPr>
        <w:t>:</w:t>
      </w:r>
    </w:p>
    <w:p w14:paraId="1E9F7241" w14:textId="6ADAB06C" w:rsidR="00B96638" w:rsidRPr="005707EB" w:rsidRDefault="009E6469"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Does your child </w:t>
      </w:r>
      <w:r w:rsidR="00996D9A" w:rsidRPr="005707EB">
        <w:rPr>
          <w:rFonts w:ascii="Times New Roman" w:hAnsi="Times New Roman" w:cs="Times New Roman"/>
          <w:i/>
          <w:iCs/>
          <w:sz w:val="24"/>
          <w:szCs w:val="24"/>
        </w:rPr>
        <w:t>always seem irritable or on edge?</w:t>
      </w:r>
      <w:r w:rsidR="00417CB6" w:rsidRPr="005707EB">
        <w:rPr>
          <w:rFonts w:ascii="Times New Roman" w:hAnsi="Times New Roman" w:cs="Times New Roman"/>
          <w:i/>
          <w:iCs/>
          <w:sz w:val="24"/>
          <w:szCs w:val="24"/>
        </w:rPr>
        <w:t xml:space="preserve"> </w:t>
      </w:r>
    </w:p>
    <w:p w14:paraId="3C03A3EA" w14:textId="4DE6C32C" w:rsidR="00E53D9D" w:rsidRPr="005707EB" w:rsidRDefault="00E53D9D"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Does </w:t>
      </w:r>
      <w:r w:rsidR="00417CB6" w:rsidRPr="005707EB">
        <w:rPr>
          <w:rFonts w:ascii="Times New Roman" w:hAnsi="Times New Roman" w:cs="Times New Roman"/>
          <w:i/>
          <w:iCs/>
          <w:sz w:val="24"/>
          <w:szCs w:val="24"/>
        </w:rPr>
        <w:t>he/she</w:t>
      </w:r>
      <w:r w:rsidRPr="005707EB">
        <w:rPr>
          <w:rFonts w:ascii="Times New Roman" w:hAnsi="Times New Roman" w:cs="Times New Roman"/>
          <w:i/>
          <w:iCs/>
          <w:sz w:val="24"/>
          <w:szCs w:val="24"/>
        </w:rPr>
        <w:t xml:space="preserve"> regularly lose their temper?</w:t>
      </w:r>
      <w:r w:rsidR="00417CB6" w:rsidRPr="005707EB">
        <w:rPr>
          <w:rFonts w:ascii="Times New Roman" w:hAnsi="Times New Roman" w:cs="Times New Roman"/>
          <w:i/>
          <w:iCs/>
          <w:sz w:val="24"/>
          <w:szCs w:val="24"/>
        </w:rPr>
        <w:t xml:space="preserve"> Do you think the outbursts seem appropriate for his/her age? </w:t>
      </w:r>
    </w:p>
    <w:p w14:paraId="40A43A1B" w14:textId="78E340EE" w:rsidR="003C405C" w:rsidRPr="005707EB" w:rsidRDefault="009E7643"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Has your child’s teacher </w:t>
      </w:r>
      <w:r w:rsidR="00165A1F" w:rsidRPr="005707EB">
        <w:rPr>
          <w:rFonts w:ascii="Times New Roman" w:hAnsi="Times New Roman" w:cs="Times New Roman"/>
          <w:i/>
          <w:iCs/>
          <w:sz w:val="24"/>
          <w:szCs w:val="24"/>
        </w:rPr>
        <w:t>noticed that they always seem angry</w:t>
      </w:r>
      <w:r w:rsidR="00417CB6" w:rsidRPr="005707EB">
        <w:rPr>
          <w:rFonts w:ascii="Times New Roman" w:hAnsi="Times New Roman" w:cs="Times New Roman"/>
          <w:i/>
          <w:iCs/>
          <w:sz w:val="24"/>
          <w:szCs w:val="24"/>
        </w:rPr>
        <w:t>, oppositional</w:t>
      </w:r>
      <w:r w:rsidR="001508B1" w:rsidRPr="005707EB">
        <w:rPr>
          <w:rFonts w:ascii="Times New Roman" w:hAnsi="Times New Roman" w:cs="Times New Roman"/>
          <w:i/>
          <w:iCs/>
          <w:sz w:val="24"/>
          <w:szCs w:val="24"/>
        </w:rPr>
        <w:t>,</w:t>
      </w:r>
      <w:r w:rsidR="00417CB6" w:rsidRPr="005707EB">
        <w:rPr>
          <w:rFonts w:ascii="Times New Roman" w:hAnsi="Times New Roman" w:cs="Times New Roman"/>
          <w:i/>
          <w:iCs/>
          <w:sz w:val="24"/>
          <w:szCs w:val="24"/>
        </w:rPr>
        <w:t xml:space="preserve"> or negative?</w:t>
      </w:r>
    </w:p>
    <w:p w14:paraId="050C5838" w14:textId="1E3D060C" w:rsidR="00794028" w:rsidRPr="005707EB" w:rsidRDefault="00D151D1"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Ha</w:t>
      </w:r>
      <w:r w:rsidR="0099012A" w:rsidRPr="005707EB">
        <w:rPr>
          <w:rFonts w:ascii="Times New Roman" w:hAnsi="Times New Roman" w:cs="Times New Roman"/>
          <w:i/>
          <w:iCs/>
          <w:sz w:val="24"/>
          <w:szCs w:val="24"/>
        </w:rPr>
        <w:t>ve</w:t>
      </w:r>
      <w:r w:rsidRPr="005707EB">
        <w:rPr>
          <w:rFonts w:ascii="Times New Roman" w:hAnsi="Times New Roman" w:cs="Times New Roman"/>
          <w:i/>
          <w:iCs/>
          <w:sz w:val="24"/>
          <w:szCs w:val="24"/>
        </w:rPr>
        <w:t xml:space="preserve"> there been </w:t>
      </w:r>
      <w:r w:rsidR="00417CB6" w:rsidRPr="005707EB">
        <w:rPr>
          <w:rFonts w:ascii="Times New Roman" w:hAnsi="Times New Roman" w:cs="Times New Roman"/>
          <w:i/>
          <w:iCs/>
          <w:sz w:val="24"/>
          <w:szCs w:val="24"/>
        </w:rPr>
        <w:t xml:space="preserve">distinct periods of much higher mood, and little or no tantrums? </w:t>
      </w:r>
    </w:p>
    <w:p w14:paraId="5DE45D6A" w14:textId="63A6D0F4" w:rsidR="00C67B02" w:rsidRPr="005707EB" w:rsidRDefault="00417CB6"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Does your child hold it together around peers and in school</w:t>
      </w:r>
      <w:r w:rsidR="00C67B02" w:rsidRPr="005707EB">
        <w:rPr>
          <w:rFonts w:ascii="Times New Roman" w:hAnsi="Times New Roman" w:cs="Times New Roman"/>
          <w:i/>
          <w:iCs/>
          <w:sz w:val="24"/>
          <w:szCs w:val="24"/>
        </w:rPr>
        <w:t xml:space="preserve">, or do they lose their temper regardless of where they are? For example, </w:t>
      </w:r>
      <w:r w:rsidR="00AB3500" w:rsidRPr="005707EB">
        <w:rPr>
          <w:rFonts w:ascii="Times New Roman" w:hAnsi="Times New Roman" w:cs="Times New Roman"/>
          <w:i/>
          <w:iCs/>
          <w:sz w:val="24"/>
          <w:szCs w:val="24"/>
        </w:rPr>
        <w:t xml:space="preserve">during class </w:t>
      </w:r>
      <w:r w:rsidR="00C67B02" w:rsidRPr="005707EB">
        <w:rPr>
          <w:rFonts w:ascii="Times New Roman" w:hAnsi="Times New Roman" w:cs="Times New Roman"/>
          <w:i/>
          <w:iCs/>
          <w:sz w:val="24"/>
          <w:szCs w:val="24"/>
        </w:rPr>
        <w:t>or wh</w:t>
      </w:r>
      <w:r w:rsidR="00D72894" w:rsidRPr="005707EB">
        <w:rPr>
          <w:rFonts w:ascii="Times New Roman" w:hAnsi="Times New Roman" w:cs="Times New Roman"/>
          <w:i/>
          <w:iCs/>
          <w:sz w:val="24"/>
          <w:szCs w:val="24"/>
        </w:rPr>
        <w:t>en playing with friends?</w:t>
      </w:r>
    </w:p>
    <w:p w14:paraId="76BA4D3A" w14:textId="4083BE54" w:rsidR="006B5A27" w:rsidRPr="005707EB" w:rsidRDefault="009475DD" w:rsidP="00B07BDC">
      <w:pPr>
        <w:pStyle w:val="TXT"/>
        <w:rPr>
          <w:rFonts w:ascii="Times New Roman" w:hAnsi="Times New Roman" w:cs="Times New Roman"/>
          <w:sz w:val="24"/>
          <w:szCs w:val="24"/>
        </w:rPr>
      </w:pPr>
      <w:r w:rsidRPr="005707EB">
        <w:rPr>
          <w:rFonts w:ascii="Times New Roman" w:hAnsi="Times New Roman" w:cs="Times New Roman"/>
          <w:sz w:val="24"/>
          <w:szCs w:val="24"/>
        </w:rPr>
        <w:t xml:space="preserve">One of the challenges </w:t>
      </w:r>
      <w:r w:rsidR="00475AC9" w:rsidRPr="005707EB">
        <w:rPr>
          <w:rFonts w:ascii="Times New Roman" w:hAnsi="Times New Roman" w:cs="Times New Roman"/>
          <w:sz w:val="24"/>
          <w:szCs w:val="24"/>
        </w:rPr>
        <w:t>in</w:t>
      </w:r>
      <w:r w:rsidRPr="005707EB">
        <w:rPr>
          <w:rFonts w:ascii="Times New Roman" w:hAnsi="Times New Roman" w:cs="Times New Roman"/>
          <w:sz w:val="24"/>
          <w:szCs w:val="24"/>
        </w:rPr>
        <w:t xml:space="preserve"> a</w:t>
      </w:r>
      <w:r w:rsidR="006B648C" w:rsidRPr="005707EB">
        <w:rPr>
          <w:rFonts w:ascii="Times New Roman" w:hAnsi="Times New Roman" w:cs="Times New Roman"/>
          <w:sz w:val="24"/>
          <w:szCs w:val="24"/>
        </w:rPr>
        <w:t xml:space="preserve">ssessing a </w:t>
      </w:r>
      <w:r w:rsidR="00D35B0C" w:rsidRPr="005707EB">
        <w:rPr>
          <w:rFonts w:ascii="Times New Roman" w:hAnsi="Times New Roman" w:cs="Times New Roman"/>
          <w:sz w:val="24"/>
          <w:szCs w:val="24"/>
        </w:rPr>
        <w:t>child or adolescent</w:t>
      </w:r>
      <w:r w:rsidRPr="005707EB">
        <w:rPr>
          <w:rFonts w:ascii="Times New Roman" w:hAnsi="Times New Roman" w:cs="Times New Roman"/>
          <w:sz w:val="24"/>
          <w:szCs w:val="24"/>
        </w:rPr>
        <w:t xml:space="preserve"> for</w:t>
      </w:r>
      <w:r w:rsidR="00D35B0C" w:rsidRPr="005707EB">
        <w:rPr>
          <w:rFonts w:ascii="Times New Roman" w:hAnsi="Times New Roman" w:cs="Times New Roman"/>
          <w:sz w:val="24"/>
          <w:szCs w:val="24"/>
        </w:rPr>
        <w:t xml:space="preserve"> DMDD</w:t>
      </w:r>
      <w:r w:rsidRPr="005707EB">
        <w:rPr>
          <w:rFonts w:ascii="Times New Roman" w:hAnsi="Times New Roman" w:cs="Times New Roman"/>
          <w:sz w:val="24"/>
          <w:szCs w:val="24"/>
        </w:rPr>
        <w:t xml:space="preserve"> is </w:t>
      </w:r>
      <w:r w:rsidR="00586DE2" w:rsidRPr="005707EB">
        <w:rPr>
          <w:rFonts w:ascii="Times New Roman" w:hAnsi="Times New Roman" w:cs="Times New Roman"/>
          <w:sz w:val="24"/>
          <w:szCs w:val="24"/>
        </w:rPr>
        <w:t xml:space="preserve">determining </w:t>
      </w:r>
      <w:r w:rsidR="0067095B" w:rsidRPr="005707EB">
        <w:rPr>
          <w:rFonts w:ascii="Times New Roman" w:hAnsi="Times New Roman" w:cs="Times New Roman"/>
          <w:sz w:val="24"/>
          <w:szCs w:val="24"/>
        </w:rPr>
        <w:t xml:space="preserve">if the outburst is </w:t>
      </w:r>
      <w:r w:rsidR="00CE6653" w:rsidRPr="005707EB">
        <w:rPr>
          <w:rFonts w:ascii="Times New Roman" w:hAnsi="Times New Roman" w:cs="Times New Roman"/>
          <w:sz w:val="24"/>
          <w:szCs w:val="24"/>
        </w:rPr>
        <w:t xml:space="preserve">a </w:t>
      </w:r>
      <w:r w:rsidR="0067095B" w:rsidRPr="005707EB">
        <w:rPr>
          <w:rFonts w:ascii="Times New Roman" w:hAnsi="Times New Roman" w:cs="Times New Roman"/>
          <w:sz w:val="24"/>
          <w:szCs w:val="24"/>
        </w:rPr>
        <w:t>proportiona</w:t>
      </w:r>
      <w:r w:rsidR="00CE6653" w:rsidRPr="005707EB">
        <w:rPr>
          <w:rFonts w:ascii="Times New Roman" w:hAnsi="Times New Roman" w:cs="Times New Roman"/>
          <w:sz w:val="24"/>
          <w:szCs w:val="24"/>
        </w:rPr>
        <w:t xml:space="preserve">te response to </w:t>
      </w:r>
      <w:r w:rsidR="00EF5537" w:rsidRPr="005707EB">
        <w:rPr>
          <w:rFonts w:ascii="Times New Roman" w:hAnsi="Times New Roman" w:cs="Times New Roman"/>
          <w:sz w:val="24"/>
          <w:szCs w:val="24"/>
        </w:rPr>
        <w:t xml:space="preserve">the situation </w:t>
      </w:r>
      <w:r w:rsidR="00CE6653" w:rsidRPr="005707EB">
        <w:rPr>
          <w:rFonts w:ascii="Times New Roman" w:hAnsi="Times New Roman" w:cs="Times New Roman"/>
          <w:sz w:val="24"/>
          <w:szCs w:val="24"/>
        </w:rPr>
        <w:t xml:space="preserve">and if the outburst could be considered age appropriate. For example, </w:t>
      </w:r>
      <w:r w:rsidR="00EF5537" w:rsidRPr="005707EB">
        <w:rPr>
          <w:rFonts w:ascii="Times New Roman" w:hAnsi="Times New Roman" w:cs="Times New Roman"/>
          <w:sz w:val="24"/>
          <w:szCs w:val="24"/>
        </w:rPr>
        <w:t xml:space="preserve">if a </w:t>
      </w:r>
      <w:r w:rsidR="007038B5" w:rsidRPr="005707EB">
        <w:rPr>
          <w:rFonts w:ascii="Times New Roman" w:hAnsi="Times New Roman" w:cs="Times New Roman"/>
          <w:sz w:val="24"/>
          <w:szCs w:val="24"/>
        </w:rPr>
        <w:t>five</w:t>
      </w:r>
      <w:r w:rsidR="00D36063" w:rsidRPr="005707EB">
        <w:rPr>
          <w:rFonts w:ascii="Times New Roman" w:hAnsi="Times New Roman" w:cs="Times New Roman"/>
          <w:sz w:val="24"/>
          <w:szCs w:val="24"/>
        </w:rPr>
        <w:t xml:space="preserve">-year-old </w:t>
      </w:r>
      <w:r w:rsidR="00EF5537" w:rsidRPr="005707EB">
        <w:rPr>
          <w:rFonts w:ascii="Times New Roman" w:hAnsi="Times New Roman" w:cs="Times New Roman"/>
          <w:sz w:val="24"/>
          <w:szCs w:val="24"/>
        </w:rPr>
        <w:t xml:space="preserve">child </w:t>
      </w:r>
      <w:r w:rsidR="007038B5" w:rsidRPr="005707EB">
        <w:rPr>
          <w:rFonts w:ascii="Times New Roman" w:hAnsi="Times New Roman" w:cs="Times New Roman"/>
          <w:sz w:val="24"/>
          <w:szCs w:val="24"/>
        </w:rPr>
        <w:t>has a</w:t>
      </w:r>
      <w:r w:rsidR="00304E9B" w:rsidRPr="005707EB">
        <w:rPr>
          <w:rFonts w:ascii="Times New Roman" w:hAnsi="Times New Roman" w:cs="Times New Roman"/>
          <w:sz w:val="24"/>
          <w:szCs w:val="24"/>
        </w:rPr>
        <w:t xml:space="preserve"> tantrum</w:t>
      </w:r>
      <w:r w:rsidR="007038B5" w:rsidRPr="005707EB">
        <w:rPr>
          <w:rFonts w:ascii="Times New Roman" w:hAnsi="Times New Roman" w:cs="Times New Roman"/>
          <w:sz w:val="24"/>
          <w:szCs w:val="24"/>
        </w:rPr>
        <w:t xml:space="preserve"> </w:t>
      </w:r>
      <w:r w:rsidR="00B8194A" w:rsidRPr="005707EB">
        <w:rPr>
          <w:rFonts w:ascii="Times New Roman" w:hAnsi="Times New Roman" w:cs="Times New Roman"/>
          <w:sz w:val="24"/>
          <w:szCs w:val="24"/>
        </w:rPr>
        <w:t>after losing a gam</w:t>
      </w:r>
      <w:r w:rsidR="00D36063" w:rsidRPr="005707EB">
        <w:rPr>
          <w:rFonts w:ascii="Times New Roman" w:hAnsi="Times New Roman" w:cs="Times New Roman"/>
          <w:sz w:val="24"/>
          <w:szCs w:val="24"/>
        </w:rPr>
        <w:t>e</w:t>
      </w:r>
      <w:r w:rsidR="007038B5" w:rsidRPr="005707EB">
        <w:rPr>
          <w:rFonts w:ascii="Times New Roman" w:hAnsi="Times New Roman" w:cs="Times New Roman"/>
          <w:sz w:val="24"/>
          <w:szCs w:val="24"/>
        </w:rPr>
        <w:t xml:space="preserve"> and is inconsolable for </w:t>
      </w:r>
      <w:r w:rsidR="00D97123" w:rsidRPr="005707EB">
        <w:rPr>
          <w:rFonts w:ascii="Times New Roman" w:hAnsi="Times New Roman" w:cs="Times New Roman"/>
          <w:sz w:val="24"/>
          <w:szCs w:val="24"/>
        </w:rPr>
        <w:t>five minutes</w:t>
      </w:r>
      <w:r w:rsidR="00754E43" w:rsidRPr="005707EB">
        <w:rPr>
          <w:rFonts w:ascii="Times New Roman" w:hAnsi="Times New Roman" w:cs="Times New Roman"/>
          <w:sz w:val="24"/>
          <w:szCs w:val="24"/>
        </w:rPr>
        <w:t xml:space="preserve">, </w:t>
      </w:r>
      <w:r w:rsidR="00D97123" w:rsidRPr="005707EB">
        <w:rPr>
          <w:rFonts w:ascii="Times New Roman" w:hAnsi="Times New Roman" w:cs="Times New Roman"/>
          <w:sz w:val="24"/>
          <w:szCs w:val="24"/>
        </w:rPr>
        <w:t xml:space="preserve">but </w:t>
      </w:r>
      <w:r w:rsidR="00304E9B" w:rsidRPr="005707EB">
        <w:rPr>
          <w:rFonts w:ascii="Times New Roman" w:hAnsi="Times New Roman" w:cs="Times New Roman"/>
          <w:sz w:val="24"/>
          <w:szCs w:val="24"/>
        </w:rPr>
        <w:t xml:space="preserve">eventually returns to normal, </w:t>
      </w:r>
      <w:r w:rsidR="00D97123" w:rsidRPr="005707EB">
        <w:rPr>
          <w:rFonts w:ascii="Times New Roman" w:hAnsi="Times New Roman" w:cs="Times New Roman"/>
          <w:sz w:val="24"/>
          <w:szCs w:val="24"/>
        </w:rPr>
        <w:t xml:space="preserve">then </w:t>
      </w:r>
      <w:r w:rsidR="00754E43" w:rsidRPr="005707EB">
        <w:rPr>
          <w:rFonts w:ascii="Times New Roman" w:hAnsi="Times New Roman" w:cs="Times New Roman"/>
          <w:sz w:val="24"/>
          <w:szCs w:val="24"/>
        </w:rPr>
        <w:t xml:space="preserve">the outburst </w:t>
      </w:r>
      <w:r w:rsidR="00E65799" w:rsidRPr="005707EB">
        <w:rPr>
          <w:rFonts w:ascii="Times New Roman" w:hAnsi="Times New Roman" w:cs="Times New Roman"/>
          <w:sz w:val="24"/>
          <w:szCs w:val="24"/>
        </w:rPr>
        <w:t xml:space="preserve">might be </w:t>
      </w:r>
      <w:r w:rsidR="00754E43" w:rsidRPr="005707EB">
        <w:rPr>
          <w:rFonts w:ascii="Times New Roman" w:hAnsi="Times New Roman" w:cs="Times New Roman"/>
          <w:sz w:val="24"/>
          <w:szCs w:val="24"/>
        </w:rPr>
        <w:lastRenderedPageBreak/>
        <w:t xml:space="preserve">considered </w:t>
      </w:r>
      <w:r w:rsidR="00787510" w:rsidRPr="005707EB">
        <w:rPr>
          <w:rFonts w:ascii="Times New Roman" w:hAnsi="Times New Roman" w:cs="Times New Roman"/>
          <w:sz w:val="24"/>
          <w:szCs w:val="24"/>
        </w:rPr>
        <w:t>age appropriate</w:t>
      </w:r>
      <w:r w:rsidR="00475AC9" w:rsidRPr="005707EB">
        <w:rPr>
          <w:rFonts w:ascii="Times New Roman" w:hAnsi="Times New Roman" w:cs="Times New Roman"/>
          <w:sz w:val="24"/>
          <w:szCs w:val="24"/>
        </w:rPr>
        <w:t>. However,</w:t>
      </w:r>
      <w:r w:rsidR="00787510" w:rsidRPr="005707EB">
        <w:rPr>
          <w:rFonts w:ascii="Times New Roman" w:hAnsi="Times New Roman" w:cs="Times New Roman"/>
          <w:sz w:val="24"/>
          <w:szCs w:val="24"/>
        </w:rPr>
        <w:t xml:space="preserve"> </w:t>
      </w:r>
      <w:r w:rsidR="00475AC9" w:rsidRPr="005707EB">
        <w:rPr>
          <w:rFonts w:ascii="Times New Roman" w:hAnsi="Times New Roman" w:cs="Times New Roman"/>
          <w:sz w:val="24"/>
          <w:szCs w:val="24"/>
        </w:rPr>
        <w:t>i</w:t>
      </w:r>
      <w:r w:rsidR="00787510" w:rsidRPr="005707EB">
        <w:rPr>
          <w:rFonts w:ascii="Times New Roman" w:hAnsi="Times New Roman" w:cs="Times New Roman"/>
          <w:sz w:val="24"/>
          <w:szCs w:val="24"/>
        </w:rPr>
        <w:t xml:space="preserve">f a </w:t>
      </w:r>
      <w:r w:rsidR="00E703DE" w:rsidRPr="005707EB">
        <w:rPr>
          <w:rFonts w:ascii="Times New Roman" w:hAnsi="Times New Roman" w:cs="Times New Roman"/>
          <w:sz w:val="24"/>
          <w:szCs w:val="24"/>
        </w:rPr>
        <w:t xml:space="preserve">twelve-year-old child </w:t>
      </w:r>
      <w:r w:rsidR="007F0AC5" w:rsidRPr="005707EB">
        <w:rPr>
          <w:rFonts w:ascii="Times New Roman" w:hAnsi="Times New Roman" w:cs="Times New Roman"/>
          <w:sz w:val="24"/>
          <w:szCs w:val="24"/>
        </w:rPr>
        <w:t>responds to losing a game by screaming</w:t>
      </w:r>
      <w:r w:rsidR="00475AC9" w:rsidRPr="005707EB">
        <w:rPr>
          <w:rFonts w:ascii="Times New Roman" w:hAnsi="Times New Roman" w:cs="Times New Roman"/>
          <w:sz w:val="24"/>
          <w:szCs w:val="24"/>
        </w:rPr>
        <w:t xml:space="preserve">, </w:t>
      </w:r>
      <w:r w:rsidR="007F0AC5" w:rsidRPr="005707EB">
        <w:rPr>
          <w:rFonts w:ascii="Times New Roman" w:hAnsi="Times New Roman" w:cs="Times New Roman"/>
          <w:sz w:val="24"/>
          <w:szCs w:val="24"/>
        </w:rPr>
        <w:t>crying</w:t>
      </w:r>
      <w:r w:rsidR="00475AC9" w:rsidRPr="005707EB">
        <w:rPr>
          <w:rFonts w:ascii="Times New Roman" w:hAnsi="Times New Roman" w:cs="Times New Roman"/>
          <w:sz w:val="24"/>
          <w:szCs w:val="24"/>
        </w:rPr>
        <w:t>, and becoming combative for</w:t>
      </w:r>
      <w:r w:rsidR="007F0AC5" w:rsidRPr="005707EB">
        <w:rPr>
          <w:rFonts w:ascii="Times New Roman" w:hAnsi="Times New Roman" w:cs="Times New Roman"/>
          <w:sz w:val="24"/>
          <w:szCs w:val="24"/>
        </w:rPr>
        <w:t xml:space="preserve"> </w:t>
      </w:r>
      <w:r w:rsidR="0021106F" w:rsidRPr="005707EB">
        <w:rPr>
          <w:rFonts w:ascii="Times New Roman" w:hAnsi="Times New Roman" w:cs="Times New Roman"/>
          <w:sz w:val="24"/>
          <w:szCs w:val="24"/>
        </w:rPr>
        <w:t>30 minutes,</w:t>
      </w:r>
      <w:r w:rsidR="00304E9B" w:rsidRPr="005707EB">
        <w:rPr>
          <w:rFonts w:ascii="Times New Roman" w:hAnsi="Times New Roman" w:cs="Times New Roman"/>
          <w:sz w:val="24"/>
          <w:szCs w:val="24"/>
        </w:rPr>
        <w:t xml:space="preserve"> </w:t>
      </w:r>
      <w:r w:rsidR="00BC08E5" w:rsidRPr="005707EB">
        <w:rPr>
          <w:rFonts w:ascii="Times New Roman" w:hAnsi="Times New Roman" w:cs="Times New Roman"/>
          <w:sz w:val="24"/>
          <w:szCs w:val="24"/>
        </w:rPr>
        <w:t xml:space="preserve">the outburst </w:t>
      </w:r>
      <w:r w:rsidR="00475AC9" w:rsidRPr="005707EB">
        <w:rPr>
          <w:rFonts w:ascii="Times New Roman" w:hAnsi="Times New Roman" w:cs="Times New Roman"/>
          <w:sz w:val="24"/>
          <w:szCs w:val="24"/>
        </w:rPr>
        <w:t>is inappropriate.</w:t>
      </w:r>
    </w:p>
    <w:p w14:paraId="695E5978" w14:textId="6DC47F64" w:rsidR="00F45B1E" w:rsidRPr="005707EB" w:rsidRDefault="00F45B1E" w:rsidP="00B07BDC">
      <w:pPr>
        <w:pStyle w:val="TXT"/>
        <w:rPr>
          <w:rFonts w:ascii="Times New Roman" w:hAnsi="Times New Roman" w:cs="Times New Roman"/>
          <w:sz w:val="24"/>
          <w:szCs w:val="24"/>
        </w:rPr>
      </w:pPr>
      <w:r w:rsidRPr="005707EB">
        <w:rPr>
          <w:rFonts w:ascii="Times New Roman" w:hAnsi="Times New Roman" w:cs="Times New Roman"/>
          <w:sz w:val="24"/>
          <w:szCs w:val="24"/>
        </w:rPr>
        <w:t xml:space="preserve">Therefore, you should ask caregivers for </w:t>
      </w:r>
      <w:r w:rsidR="00475AC9" w:rsidRPr="005707EB">
        <w:rPr>
          <w:rFonts w:ascii="Times New Roman" w:hAnsi="Times New Roman" w:cs="Times New Roman"/>
          <w:sz w:val="24"/>
          <w:szCs w:val="24"/>
        </w:rPr>
        <w:t>specific details</w:t>
      </w:r>
      <w:r w:rsidRPr="005707EB">
        <w:rPr>
          <w:rFonts w:ascii="Times New Roman" w:hAnsi="Times New Roman" w:cs="Times New Roman"/>
          <w:sz w:val="24"/>
          <w:szCs w:val="24"/>
        </w:rPr>
        <w:t xml:space="preserve"> about the outbursts:</w:t>
      </w:r>
    </w:p>
    <w:p w14:paraId="46C4894A" w14:textId="13FED71D" w:rsidR="0099012A" w:rsidRPr="005707EB" w:rsidRDefault="0099012A"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When your child </w:t>
      </w:r>
      <w:r w:rsidR="00475AC9" w:rsidRPr="005707EB">
        <w:rPr>
          <w:rFonts w:ascii="Times New Roman" w:hAnsi="Times New Roman" w:cs="Times New Roman"/>
          <w:i/>
          <w:iCs/>
          <w:sz w:val="24"/>
          <w:szCs w:val="24"/>
        </w:rPr>
        <w:t>has</w:t>
      </w:r>
      <w:r w:rsidRPr="005707EB">
        <w:rPr>
          <w:rFonts w:ascii="Times New Roman" w:hAnsi="Times New Roman" w:cs="Times New Roman"/>
          <w:i/>
          <w:iCs/>
          <w:sz w:val="24"/>
          <w:szCs w:val="24"/>
        </w:rPr>
        <w:t xml:space="preserve"> an outburst, what is it like?</w:t>
      </w:r>
      <w:r w:rsidR="00475AC9" w:rsidRPr="005707EB">
        <w:rPr>
          <w:rFonts w:ascii="Times New Roman" w:hAnsi="Times New Roman" w:cs="Times New Roman"/>
          <w:i/>
          <w:iCs/>
          <w:sz w:val="24"/>
          <w:szCs w:val="24"/>
        </w:rPr>
        <w:t xml:space="preserve"> How long do they last, what does he/she do,  and what is a typical trigger for an outburst?</w:t>
      </w:r>
    </w:p>
    <w:p w14:paraId="30AC57DD" w14:textId="72F05E42" w:rsidR="00F76E03" w:rsidRPr="005707EB" w:rsidRDefault="00F76E03"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Does your child</w:t>
      </w:r>
      <w:r w:rsidR="00475AC9" w:rsidRPr="005707EB">
        <w:rPr>
          <w:rFonts w:ascii="Times New Roman" w:hAnsi="Times New Roman" w:cs="Times New Roman"/>
          <w:i/>
          <w:iCs/>
          <w:sz w:val="24"/>
          <w:szCs w:val="24"/>
        </w:rPr>
        <w:t xml:space="preserve"> scream out curse words or threats during an outburst?</w:t>
      </w:r>
    </w:p>
    <w:p w14:paraId="002F8055" w14:textId="642FC276" w:rsidR="00F45B1E" w:rsidRPr="005707EB" w:rsidRDefault="00F45B1E"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Does </w:t>
      </w:r>
      <w:r w:rsidR="00475AC9" w:rsidRPr="005707EB">
        <w:rPr>
          <w:rFonts w:ascii="Times New Roman" w:hAnsi="Times New Roman" w:cs="Times New Roman"/>
          <w:i/>
          <w:iCs/>
          <w:sz w:val="24"/>
          <w:szCs w:val="24"/>
        </w:rPr>
        <w:t>he/she</w:t>
      </w:r>
      <w:r w:rsidRPr="005707EB">
        <w:rPr>
          <w:rFonts w:ascii="Times New Roman" w:hAnsi="Times New Roman" w:cs="Times New Roman"/>
          <w:i/>
          <w:iCs/>
          <w:sz w:val="24"/>
          <w:szCs w:val="24"/>
        </w:rPr>
        <w:t xml:space="preserve"> throw things when </w:t>
      </w:r>
      <w:r w:rsidR="00F76E03" w:rsidRPr="005707EB">
        <w:rPr>
          <w:rFonts w:ascii="Times New Roman" w:hAnsi="Times New Roman" w:cs="Times New Roman"/>
          <w:i/>
          <w:iCs/>
          <w:sz w:val="24"/>
          <w:szCs w:val="24"/>
        </w:rPr>
        <w:t>upset?</w:t>
      </w:r>
    </w:p>
    <w:p w14:paraId="6A5F210F" w14:textId="5D664DCE" w:rsidR="00553B42" w:rsidRPr="005707EB" w:rsidRDefault="00475AC9"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Has he/she exhibited</w:t>
      </w:r>
      <w:r w:rsidR="00324D5B" w:rsidRPr="005707EB">
        <w:rPr>
          <w:rFonts w:ascii="Times New Roman" w:hAnsi="Times New Roman" w:cs="Times New Roman"/>
          <w:i/>
          <w:iCs/>
          <w:sz w:val="24"/>
          <w:szCs w:val="24"/>
        </w:rPr>
        <w:t xml:space="preserve"> aggressive </w:t>
      </w:r>
      <w:r w:rsidRPr="005707EB">
        <w:rPr>
          <w:rFonts w:ascii="Times New Roman" w:hAnsi="Times New Roman" w:cs="Times New Roman"/>
          <w:i/>
          <w:iCs/>
          <w:sz w:val="24"/>
          <w:szCs w:val="24"/>
        </w:rPr>
        <w:t xml:space="preserve">behavior </w:t>
      </w:r>
      <w:r w:rsidR="00324D5B" w:rsidRPr="005707EB">
        <w:rPr>
          <w:rFonts w:ascii="Times New Roman" w:hAnsi="Times New Roman" w:cs="Times New Roman"/>
          <w:i/>
          <w:iCs/>
          <w:sz w:val="24"/>
          <w:szCs w:val="24"/>
        </w:rPr>
        <w:t>towards other people</w:t>
      </w:r>
      <w:r w:rsidR="00212C7A" w:rsidRPr="005707EB">
        <w:rPr>
          <w:rFonts w:ascii="Times New Roman" w:hAnsi="Times New Roman" w:cs="Times New Roman"/>
          <w:i/>
          <w:iCs/>
          <w:sz w:val="24"/>
          <w:szCs w:val="24"/>
        </w:rPr>
        <w:t xml:space="preserve"> or himself/herself</w:t>
      </w:r>
      <w:r w:rsidR="00324D5B" w:rsidRPr="005707EB">
        <w:rPr>
          <w:rFonts w:ascii="Times New Roman" w:hAnsi="Times New Roman" w:cs="Times New Roman"/>
          <w:i/>
          <w:iCs/>
          <w:sz w:val="24"/>
          <w:szCs w:val="24"/>
        </w:rPr>
        <w:t xml:space="preserve"> during </w:t>
      </w:r>
      <w:r w:rsidRPr="005707EB">
        <w:rPr>
          <w:rFonts w:ascii="Times New Roman" w:hAnsi="Times New Roman" w:cs="Times New Roman"/>
          <w:i/>
          <w:iCs/>
          <w:sz w:val="24"/>
          <w:szCs w:val="24"/>
        </w:rPr>
        <w:t>an</w:t>
      </w:r>
      <w:r w:rsidR="00324D5B" w:rsidRPr="005707EB">
        <w:rPr>
          <w:rFonts w:ascii="Times New Roman" w:hAnsi="Times New Roman" w:cs="Times New Roman"/>
          <w:i/>
          <w:iCs/>
          <w:sz w:val="24"/>
          <w:szCs w:val="24"/>
        </w:rPr>
        <w:t xml:space="preserve"> outburst?</w:t>
      </w:r>
    </w:p>
    <w:p w14:paraId="1384684A" w14:textId="54FA4F0D" w:rsidR="00553B42" w:rsidRPr="005707EB" w:rsidRDefault="00553B42"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Does your child</w:t>
      </w:r>
      <w:r w:rsidR="00D43E97" w:rsidRPr="005707EB">
        <w:rPr>
          <w:rFonts w:ascii="Times New Roman" w:hAnsi="Times New Roman" w:cs="Times New Roman"/>
          <w:i/>
          <w:iCs/>
          <w:sz w:val="24"/>
          <w:szCs w:val="24"/>
        </w:rPr>
        <w:t xml:space="preserve"> ever physically hi</w:t>
      </w:r>
      <w:r w:rsidR="00212C7A" w:rsidRPr="005707EB">
        <w:rPr>
          <w:rFonts w:ascii="Times New Roman" w:hAnsi="Times New Roman" w:cs="Times New Roman"/>
          <w:i/>
          <w:iCs/>
          <w:sz w:val="24"/>
          <w:szCs w:val="24"/>
        </w:rPr>
        <w:t>t, punch, kick</w:t>
      </w:r>
      <w:r w:rsidR="001508B1" w:rsidRPr="005707EB">
        <w:rPr>
          <w:rFonts w:ascii="Times New Roman" w:hAnsi="Times New Roman" w:cs="Times New Roman"/>
          <w:i/>
          <w:iCs/>
          <w:sz w:val="24"/>
          <w:szCs w:val="24"/>
        </w:rPr>
        <w:t>,</w:t>
      </w:r>
      <w:r w:rsidR="00212C7A" w:rsidRPr="005707EB">
        <w:rPr>
          <w:rFonts w:ascii="Times New Roman" w:hAnsi="Times New Roman" w:cs="Times New Roman"/>
          <w:i/>
          <w:iCs/>
          <w:sz w:val="24"/>
          <w:szCs w:val="24"/>
        </w:rPr>
        <w:t xml:space="preserve"> or push</w:t>
      </w:r>
      <w:r w:rsidR="00D43E97" w:rsidRPr="005707EB">
        <w:rPr>
          <w:rFonts w:ascii="Times New Roman" w:hAnsi="Times New Roman" w:cs="Times New Roman"/>
          <w:i/>
          <w:iCs/>
          <w:sz w:val="24"/>
          <w:szCs w:val="24"/>
        </w:rPr>
        <w:t xml:space="preserve"> others during these outbursts?</w:t>
      </w:r>
      <w:r w:rsidRPr="005707EB">
        <w:rPr>
          <w:rFonts w:ascii="Times New Roman" w:hAnsi="Times New Roman" w:cs="Times New Roman"/>
          <w:i/>
          <w:iCs/>
          <w:sz w:val="24"/>
          <w:szCs w:val="24"/>
        </w:rPr>
        <w:t xml:space="preserve"> </w:t>
      </w:r>
    </w:p>
    <w:p w14:paraId="1443721C" w14:textId="03EF05C2" w:rsidR="00DD5361" w:rsidRPr="005707EB" w:rsidRDefault="00DD5361"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How </w:t>
      </w:r>
      <w:r w:rsidR="000F70A3" w:rsidRPr="005707EB">
        <w:rPr>
          <w:rFonts w:ascii="Times New Roman" w:hAnsi="Times New Roman" w:cs="Times New Roman"/>
          <w:i/>
          <w:iCs/>
          <w:sz w:val="24"/>
          <w:szCs w:val="24"/>
        </w:rPr>
        <w:t>many times per week do these</w:t>
      </w:r>
      <w:r w:rsidRPr="005707EB">
        <w:rPr>
          <w:rFonts w:ascii="Times New Roman" w:hAnsi="Times New Roman" w:cs="Times New Roman"/>
          <w:i/>
          <w:iCs/>
          <w:sz w:val="24"/>
          <w:szCs w:val="24"/>
        </w:rPr>
        <w:t xml:space="preserve"> outbursts occur?</w:t>
      </w:r>
      <w:r w:rsidR="00212C7A" w:rsidRPr="005707EB">
        <w:rPr>
          <w:rFonts w:ascii="Times New Roman" w:hAnsi="Times New Roman" w:cs="Times New Roman"/>
          <w:i/>
          <w:iCs/>
          <w:sz w:val="24"/>
          <w:szCs w:val="24"/>
        </w:rPr>
        <w:t xml:space="preserve"> For how long?</w:t>
      </w:r>
    </w:p>
    <w:p w14:paraId="5782FD3E" w14:textId="32DD620B" w:rsidR="00D43E97" w:rsidRPr="005707EB" w:rsidRDefault="00D43E97"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When did these outbursts begin?</w:t>
      </w:r>
    </w:p>
    <w:p w14:paraId="3DA82103" w14:textId="7CAA72E1" w:rsidR="005F3D04" w:rsidRPr="005707EB" w:rsidRDefault="004A30A5" w:rsidP="00B07BDC">
      <w:pPr>
        <w:pStyle w:val="TXT"/>
        <w:rPr>
          <w:rFonts w:ascii="Times New Roman" w:hAnsi="Times New Roman" w:cs="Times New Roman"/>
          <w:sz w:val="24"/>
          <w:szCs w:val="24"/>
        </w:rPr>
      </w:pPr>
      <w:r w:rsidRPr="005707EB">
        <w:rPr>
          <w:rFonts w:ascii="Times New Roman" w:hAnsi="Times New Roman" w:cs="Times New Roman"/>
          <w:sz w:val="24"/>
          <w:szCs w:val="24"/>
        </w:rPr>
        <w:t>When speaking with the child or adolescent</w:t>
      </w:r>
      <w:r w:rsidR="004E2B98" w:rsidRPr="005707EB">
        <w:rPr>
          <w:rFonts w:ascii="Times New Roman" w:hAnsi="Times New Roman" w:cs="Times New Roman"/>
          <w:sz w:val="24"/>
          <w:szCs w:val="24"/>
        </w:rPr>
        <w:t xml:space="preserve">, </w:t>
      </w:r>
      <w:r w:rsidR="00C12BFD" w:rsidRPr="005707EB">
        <w:rPr>
          <w:rFonts w:ascii="Times New Roman" w:hAnsi="Times New Roman" w:cs="Times New Roman"/>
          <w:sz w:val="24"/>
          <w:szCs w:val="24"/>
        </w:rPr>
        <w:t xml:space="preserve">you can begin by asking </w:t>
      </w:r>
      <w:r w:rsidR="00744FEF" w:rsidRPr="005707EB">
        <w:rPr>
          <w:rFonts w:ascii="Times New Roman" w:hAnsi="Times New Roman" w:cs="Times New Roman"/>
          <w:sz w:val="24"/>
          <w:szCs w:val="24"/>
        </w:rPr>
        <w:t xml:space="preserve">them about their </w:t>
      </w:r>
      <w:r w:rsidR="00924A59" w:rsidRPr="005707EB">
        <w:rPr>
          <w:rFonts w:ascii="Times New Roman" w:hAnsi="Times New Roman" w:cs="Times New Roman"/>
          <w:sz w:val="24"/>
          <w:szCs w:val="24"/>
        </w:rPr>
        <w:t>typical mood when they are not having an outburst. For example</w:t>
      </w:r>
      <w:r w:rsidR="003F3FFC">
        <w:rPr>
          <w:rFonts w:ascii="Times New Roman" w:hAnsi="Times New Roman" w:cs="Times New Roman"/>
          <w:sz w:val="24"/>
          <w:szCs w:val="24"/>
        </w:rPr>
        <w:t>:</w:t>
      </w:r>
    </w:p>
    <w:p w14:paraId="3497964F" w14:textId="7BA88C44" w:rsidR="00E560EE" w:rsidRPr="005707EB" w:rsidRDefault="00924A59"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 you feel </w:t>
      </w:r>
      <w:r w:rsidR="000F2216" w:rsidRPr="005707EB">
        <w:rPr>
          <w:rFonts w:ascii="Times New Roman" w:hAnsi="Times New Roman" w:cs="Times New Roman"/>
          <w:i/>
          <w:iCs/>
          <w:sz w:val="24"/>
          <w:szCs w:val="24"/>
        </w:rPr>
        <w:t>angry or frustrate</w:t>
      </w:r>
      <w:r w:rsidR="00212C7A" w:rsidRPr="005707EB">
        <w:rPr>
          <w:rFonts w:ascii="Times New Roman" w:hAnsi="Times New Roman" w:cs="Times New Roman"/>
          <w:i/>
          <w:iCs/>
          <w:sz w:val="24"/>
          <w:szCs w:val="24"/>
        </w:rPr>
        <w:t>d every day? What makes you mad?</w:t>
      </w:r>
    </w:p>
    <w:p w14:paraId="3302A2B1" w14:textId="0A5CF92C" w:rsidR="000F2216" w:rsidRPr="005707EB" w:rsidRDefault="00FD1C48"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felt this way most days for</w:t>
      </w:r>
      <w:r w:rsidR="00212C7A" w:rsidRPr="005707EB">
        <w:rPr>
          <w:rFonts w:ascii="Times New Roman" w:hAnsi="Times New Roman" w:cs="Times New Roman"/>
          <w:i/>
          <w:iCs/>
          <w:sz w:val="24"/>
          <w:szCs w:val="24"/>
        </w:rPr>
        <w:t xml:space="preserve"> a long time?</w:t>
      </w:r>
      <w:r w:rsidRPr="005707EB">
        <w:rPr>
          <w:rFonts w:ascii="Times New Roman" w:hAnsi="Times New Roman" w:cs="Times New Roman"/>
          <w:i/>
          <w:iCs/>
          <w:sz w:val="24"/>
          <w:szCs w:val="24"/>
        </w:rPr>
        <w:t xml:space="preserve"> </w:t>
      </w:r>
      <w:r w:rsidR="00212C7A" w:rsidRPr="005707EB">
        <w:rPr>
          <w:rFonts w:ascii="Times New Roman" w:hAnsi="Times New Roman" w:cs="Times New Roman"/>
          <w:i/>
          <w:iCs/>
          <w:sz w:val="24"/>
          <w:szCs w:val="24"/>
        </w:rPr>
        <w:t>W</w:t>
      </w:r>
      <w:r w:rsidRPr="005707EB">
        <w:rPr>
          <w:rFonts w:ascii="Times New Roman" w:hAnsi="Times New Roman" w:cs="Times New Roman"/>
          <w:i/>
          <w:iCs/>
          <w:sz w:val="24"/>
          <w:szCs w:val="24"/>
        </w:rPr>
        <w:t>eeks or months</w:t>
      </w:r>
      <w:r w:rsidR="000F2216" w:rsidRPr="005707EB">
        <w:rPr>
          <w:rFonts w:ascii="Times New Roman" w:hAnsi="Times New Roman" w:cs="Times New Roman"/>
          <w:i/>
          <w:iCs/>
          <w:sz w:val="24"/>
          <w:szCs w:val="24"/>
        </w:rPr>
        <w:t>?</w:t>
      </w:r>
    </w:p>
    <w:p w14:paraId="5F7E7AE4" w14:textId="2AD6C7C5" w:rsidR="00FA1115" w:rsidRPr="005707EB" w:rsidRDefault="00212C7A"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How much time do you spend feeling angry, sad, or mad each day</w:t>
      </w:r>
      <w:r w:rsidR="00FA1115" w:rsidRPr="005707EB">
        <w:rPr>
          <w:rFonts w:ascii="Times New Roman" w:hAnsi="Times New Roman" w:cs="Times New Roman"/>
          <w:i/>
          <w:iCs/>
          <w:sz w:val="24"/>
          <w:szCs w:val="24"/>
        </w:rPr>
        <w:t>?</w:t>
      </w:r>
    </w:p>
    <w:p w14:paraId="56215500" w14:textId="1602B0F9" w:rsidR="000F2216" w:rsidRPr="005707EB" w:rsidRDefault="00574A79"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What’s the longest </w:t>
      </w:r>
      <w:r w:rsidR="00212C7A" w:rsidRPr="005707EB">
        <w:rPr>
          <w:rFonts w:ascii="Times New Roman" w:hAnsi="Times New Roman" w:cs="Times New Roman"/>
          <w:i/>
          <w:iCs/>
          <w:sz w:val="24"/>
          <w:szCs w:val="24"/>
        </w:rPr>
        <w:t>period</w:t>
      </w:r>
      <w:r w:rsidRPr="005707EB">
        <w:rPr>
          <w:rFonts w:ascii="Times New Roman" w:hAnsi="Times New Roman" w:cs="Times New Roman"/>
          <w:i/>
          <w:iCs/>
          <w:sz w:val="24"/>
          <w:szCs w:val="24"/>
        </w:rPr>
        <w:t xml:space="preserve"> you’ve gone without feeling angry or frustrated?</w:t>
      </w:r>
      <w:r w:rsidR="00212C7A" w:rsidRPr="005707EB">
        <w:rPr>
          <w:rFonts w:ascii="Times New Roman" w:hAnsi="Times New Roman" w:cs="Times New Roman"/>
          <w:i/>
          <w:iCs/>
          <w:sz w:val="24"/>
          <w:szCs w:val="24"/>
        </w:rPr>
        <w:t xml:space="preserve"> A few hours? A whole Day? A few days? A whole month?</w:t>
      </w:r>
    </w:p>
    <w:p w14:paraId="28A0564B" w14:textId="1BC8C6CE" w:rsidR="00C12BFD" w:rsidRPr="005707EB" w:rsidRDefault="00C12BFD" w:rsidP="00B07BDC">
      <w:pPr>
        <w:pStyle w:val="TXT"/>
        <w:rPr>
          <w:rFonts w:ascii="Times New Roman" w:hAnsi="Times New Roman" w:cs="Times New Roman"/>
          <w:sz w:val="24"/>
          <w:szCs w:val="24"/>
        </w:rPr>
      </w:pPr>
      <w:r w:rsidRPr="005707EB">
        <w:rPr>
          <w:rFonts w:ascii="Times New Roman" w:hAnsi="Times New Roman" w:cs="Times New Roman"/>
          <w:sz w:val="24"/>
          <w:szCs w:val="24"/>
        </w:rPr>
        <w:t xml:space="preserve">You can then move on to </w:t>
      </w:r>
      <w:r w:rsidR="00FB6FE7" w:rsidRPr="005707EB">
        <w:rPr>
          <w:rFonts w:ascii="Times New Roman" w:hAnsi="Times New Roman" w:cs="Times New Roman"/>
          <w:sz w:val="24"/>
          <w:szCs w:val="24"/>
        </w:rPr>
        <w:t>ask them about the outbursts</w:t>
      </w:r>
      <w:r w:rsidR="00B73212" w:rsidRPr="005707EB">
        <w:rPr>
          <w:rFonts w:ascii="Times New Roman" w:hAnsi="Times New Roman" w:cs="Times New Roman"/>
          <w:sz w:val="24"/>
          <w:szCs w:val="24"/>
        </w:rPr>
        <w:t>:</w:t>
      </w:r>
    </w:p>
    <w:p w14:paraId="3796A234" w14:textId="41E45A98" w:rsidR="002D1595" w:rsidRPr="005707EB" w:rsidRDefault="002D1595"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lastRenderedPageBreak/>
        <w:t xml:space="preserve">Do you feel like you have a </w:t>
      </w:r>
      <w:r w:rsidR="00212C7A" w:rsidRPr="005707EB">
        <w:rPr>
          <w:rFonts w:ascii="Times New Roman" w:hAnsi="Times New Roman" w:cs="Times New Roman"/>
          <w:i/>
          <w:iCs/>
          <w:sz w:val="24"/>
          <w:szCs w:val="24"/>
        </w:rPr>
        <w:t xml:space="preserve">bad </w:t>
      </w:r>
      <w:r w:rsidRPr="005707EB">
        <w:rPr>
          <w:rFonts w:ascii="Times New Roman" w:hAnsi="Times New Roman" w:cs="Times New Roman"/>
          <w:i/>
          <w:iCs/>
          <w:sz w:val="24"/>
          <w:szCs w:val="24"/>
        </w:rPr>
        <w:t xml:space="preserve">temper </w:t>
      </w:r>
      <w:r w:rsidR="00212C7A" w:rsidRPr="005707EB">
        <w:rPr>
          <w:rFonts w:ascii="Times New Roman" w:hAnsi="Times New Roman" w:cs="Times New Roman"/>
          <w:i/>
          <w:iCs/>
          <w:sz w:val="24"/>
          <w:szCs w:val="24"/>
        </w:rPr>
        <w:t>or</w:t>
      </w:r>
      <w:r w:rsidRPr="005707EB">
        <w:rPr>
          <w:rFonts w:ascii="Times New Roman" w:hAnsi="Times New Roman" w:cs="Times New Roman"/>
          <w:i/>
          <w:iCs/>
          <w:sz w:val="24"/>
          <w:szCs w:val="24"/>
        </w:rPr>
        <w:t xml:space="preserve"> a short fuse?</w:t>
      </w:r>
    </w:p>
    <w:p w14:paraId="3C3A5D00" w14:textId="30C4D12C" w:rsidR="00EB3491" w:rsidRPr="005707EB" w:rsidRDefault="00EB3491"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What tends to set you off?</w:t>
      </w:r>
      <w:r w:rsidR="00212C7A" w:rsidRPr="005707EB">
        <w:rPr>
          <w:rFonts w:ascii="Times New Roman" w:hAnsi="Times New Roman" w:cs="Times New Roman"/>
          <w:i/>
          <w:iCs/>
          <w:sz w:val="24"/>
          <w:szCs w:val="24"/>
        </w:rPr>
        <w:t xml:space="preserve"> What do you do when you get mad?</w:t>
      </w:r>
    </w:p>
    <w:p w14:paraId="630F1A00" w14:textId="090D172B" w:rsidR="00683811" w:rsidRPr="005707EB" w:rsidRDefault="00B73212"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When you </w:t>
      </w:r>
      <w:r w:rsidR="00441C25" w:rsidRPr="005707EB">
        <w:rPr>
          <w:rFonts w:ascii="Times New Roman" w:hAnsi="Times New Roman" w:cs="Times New Roman"/>
          <w:i/>
          <w:iCs/>
          <w:sz w:val="24"/>
          <w:szCs w:val="24"/>
        </w:rPr>
        <w:t xml:space="preserve">get angry, do you feel like you need to </w:t>
      </w:r>
      <w:r w:rsidR="00683811" w:rsidRPr="005707EB">
        <w:rPr>
          <w:rFonts w:ascii="Times New Roman" w:hAnsi="Times New Roman" w:cs="Times New Roman"/>
          <w:i/>
          <w:iCs/>
          <w:sz w:val="24"/>
          <w:szCs w:val="24"/>
        </w:rPr>
        <w:t>scream?</w:t>
      </w:r>
      <w:r w:rsidR="00212C7A" w:rsidRPr="005707EB">
        <w:rPr>
          <w:rFonts w:ascii="Times New Roman" w:hAnsi="Times New Roman" w:cs="Times New Roman"/>
          <w:i/>
          <w:iCs/>
          <w:sz w:val="24"/>
          <w:szCs w:val="24"/>
        </w:rPr>
        <w:t xml:space="preserve"> Throw things? Hit people?</w:t>
      </w:r>
    </w:p>
    <w:p w14:paraId="78D9DDDC" w14:textId="286A4C9C" w:rsidR="00031ABB" w:rsidRPr="005707EB" w:rsidRDefault="00212C7A"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Do you typically</w:t>
      </w:r>
      <w:r w:rsidR="007A41F6" w:rsidRPr="005707EB">
        <w:rPr>
          <w:rFonts w:ascii="Times New Roman" w:hAnsi="Times New Roman" w:cs="Times New Roman"/>
          <w:i/>
          <w:iCs/>
          <w:sz w:val="24"/>
          <w:szCs w:val="24"/>
        </w:rPr>
        <w:t xml:space="preserve"> </w:t>
      </w:r>
      <w:r w:rsidR="00031ABB" w:rsidRPr="005707EB">
        <w:rPr>
          <w:rFonts w:ascii="Times New Roman" w:hAnsi="Times New Roman" w:cs="Times New Roman"/>
          <w:i/>
          <w:iCs/>
          <w:sz w:val="24"/>
          <w:szCs w:val="24"/>
        </w:rPr>
        <w:t>sa</w:t>
      </w:r>
      <w:r w:rsidRPr="005707EB">
        <w:rPr>
          <w:rFonts w:ascii="Times New Roman" w:hAnsi="Times New Roman" w:cs="Times New Roman"/>
          <w:i/>
          <w:iCs/>
          <w:sz w:val="24"/>
          <w:szCs w:val="24"/>
        </w:rPr>
        <w:t>y</w:t>
      </w:r>
      <w:r w:rsidR="00031ABB" w:rsidRPr="005707EB">
        <w:rPr>
          <w:rFonts w:ascii="Times New Roman" w:hAnsi="Times New Roman" w:cs="Times New Roman"/>
          <w:i/>
          <w:iCs/>
          <w:sz w:val="24"/>
          <w:szCs w:val="24"/>
        </w:rPr>
        <w:t xml:space="preserve"> mean things </w:t>
      </w:r>
      <w:r w:rsidRPr="005707EB">
        <w:rPr>
          <w:rFonts w:ascii="Times New Roman" w:hAnsi="Times New Roman" w:cs="Times New Roman"/>
          <w:i/>
          <w:iCs/>
          <w:sz w:val="24"/>
          <w:szCs w:val="24"/>
        </w:rPr>
        <w:t xml:space="preserve">you don’t mean </w:t>
      </w:r>
      <w:r w:rsidR="00031ABB" w:rsidRPr="005707EB">
        <w:rPr>
          <w:rFonts w:ascii="Times New Roman" w:hAnsi="Times New Roman" w:cs="Times New Roman"/>
          <w:i/>
          <w:iCs/>
          <w:sz w:val="24"/>
          <w:szCs w:val="24"/>
        </w:rPr>
        <w:t xml:space="preserve">to people when you’re upset? </w:t>
      </w:r>
    </w:p>
    <w:p w14:paraId="312106E8" w14:textId="5F21CA08" w:rsidR="00B73212" w:rsidRPr="005707EB" w:rsidRDefault="00031ABB"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Have you ever gotten so upset that you </w:t>
      </w:r>
      <w:r w:rsidR="00EB3491" w:rsidRPr="005707EB">
        <w:rPr>
          <w:rFonts w:ascii="Times New Roman" w:hAnsi="Times New Roman" w:cs="Times New Roman"/>
          <w:i/>
          <w:iCs/>
          <w:sz w:val="24"/>
          <w:szCs w:val="24"/>
        </w:rPr>
        <w:t>punched or kicked someone</w:t>
      </w:r>
      <w:r w:rsidR="00212C7A" w:rsidRPr="005707EB">
        <w:rPr>
          <w:rFonts w:ascii="Times New Roman" w:hAnsi="Times New Roman" w:cs="Times New Roman"/>
          <w:i/>
          <w:iCs/>
          <w:sz w:val="24"/>
          <w:szCs w:val="24"/>
        </w:rPr>
        <w:t xml:space="preserve"> or hurt yourself</w:t>
      </w:r>
      <w:r w:rsidRPr="005707EB">
        <w:rPr>
          <w:rFonts w:ascii="Times New Roman" w:hAnsi="Times New Roman" w:cs="Times New Roman"/>
          <w:i/>
          <w:iCs/>
          <w:sz w:val="24"/>
          <w:szCs w:val="24"/>
        </w:rPr>
        <w:t>?</w:t>
      </w:r>
      <w:r w:rsidR="002D1595" w:rsidRPr="005707EB">
        <w:rPr>
          <w:rFonts w:ascii="Times New Roman" w:hAnsi="Times New Roman" w:cs="Times New Roman"/>
          <w:i/>
          <w:iCs/>
          <w:sz w:val="24"/>
          <w:szCs w:val="24"/>
        </w:rPr>
        <w:t xml:space="preserve"> </w:t>
      </w:r>
    </w:p>
    <w:p w14:paraId="7B4812D9" w14:textId="32963DC5" w:rsidR="0092465E" w:rsidRPr="005707EB" w:rsidRDefault="0092465E"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What did this person do to get you so angry?</w:t>
      </w:r>
    </w:p>
    <w:p w14:paraId="3FA5BA2A" w14:textId="19EFA38C" w:rsidR="00EE513D" w:rsidRPr="00B07BDC" w:rsidRDefault="006F309D" w:rsidP="00B07BDC">
      <w:pPr>
        <w:pStyle w:val="PMI"/>
      </w:pPr>
      <w:r>
        <w:rPr>
          <w:rFonts w:ascii="Times New Roman" w:hAnsi="Times New Roman" w:cs="Times New Roman"/>
        </w:rPr>
        <w:t>&lt;</w:t>
      </w:r>
      <w:r w:rsidR="00EE513D" w:rsidRPr="009E5C57">
        <w:rPr>
          <w:rFonts w:ascii="Times New Roman" w:hAnsi="Times New Roman" w:cs="Times New Roman"/>
        </w:rPr>
        <w:t>BX3-TIP&gt;</w:t>
      </w:r>
    </w:p>
    <w:p w14:paraId="53E3C435" w14:textId="77777777" w:rsidR="00EE513D" w:rsidRPr="00B07BDC" w:rsidRDefault="00EE513D" w:rsidP="00B07BDC">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2B99C109" w14:textId="719DB809" w:rsidR="00636962" w:rsidRPr="00EE513D" w:rsidRDefault="00FE188D" w:rsidP="00B07BDC">
      <w:pPr>
        <w:pStyle w:val="BX3-TXT-FIRST"/>
      </w:pPr>
      <w:r w:rsidRPr="00EE513D">
        <w:t>C</w:t>
      </w:r>
      <w:r w:rsidR="002E0CBC" w:rsidRPr="00EE513D">
        <w:t xml:space="preserve">hildren </w:t>
      </w:r>
      <w:r w:rsidR="00FB212A" w:rsidRPr="00EE513D">
        <w:t xml:space="preserve">and adolescents </w:t>
      </w:r>
      <w:r w:rsidR="002E0CBC" w:rsidRPr="00EE513D">
        <w:t>can be d</w:t>
      </w:r>
      <w:r w:rsidR="006F44FD" w:rsidRPr="00EE513D">
        <w:t>iagnos</w:t>
      </w:r>
      <w:r w:rsidR="002E0CBC" w:rsidRPr="00EE513D">
        <w:t>ed</w:t>
      </w:r>
      <w:r w:rsidR="006F44FD" w:rsidRPr="00EE513D">
        <w:t xml:space="preserve"> </w:t>
      </w:r>
      <w:r w:rsidR="002E0CBC" w:rsidRPr="00EE513D">
        <w:t xml:space="preserve">with </w:t>
      </w:r>
      <w:r w:rsidR="006F44FD" w:rsidRPr="00EE513D">
        <w:t>DMDD</w:t>
      </w:r>
      <w:r w:rsidR="00636962" w:rsidRPr="00EE513D">
        <w:t xml:space="preserve"> i</w:t>
      </w:r>
      <w:r w:rsidR="00FB212A" w:rsidRPr="00EE513D">
        <w:t>f there is</w:t>
      </w:r>
      <w:r w:rsidR="001F5F2D" w:rsidRPr="00EE513D">
        <w:t xml:space="preserve"> evidence of symptom onset before </w:t>
      </w:r>
      <w:r w:rsidR="002E0CBC" w:rsidRPr="00EE513D">
        <w:t>the</w:t>
      </w:r>
      <w:r w:rsidR="00636962" w:rsidRPr="00EE513D">
        <w:t>y reach</w:t>
      </w:r>
      <w:r w:rsidR="002E0CBC" w:rsidRPr="00EE513D">
        <w:t xml:space="preserve"> </w:t>
      </w:r>
      <w:r w:rsidR="00636962" w:rsidRPr="00EE513D">
        <w:t xml:space="preserve">10 years of </w:t>
      </w:r>
      <w:r w:rsidR="002E0CBC" w:rsidRPr="00EE513D">
        <w:t>age</w:t>
      </w:r>
      <w:r w:rsidR="00E458B4" w:rsidRPr="00EE513D">
        <w:t xml:space="preserve">, </w:t>
      </w:r>
      <w:r w:rsidRPr="00EE513D">
        <w:t xml:space="preserve">but </w:t>
      </w:r>
      <w:r w:rsidR="00ED13A9" w:rsidRPr="00EE513D">
        <w:t xml:space="preserve">it </w:t>
      </w:r>
      <w:r w:rsidR="00E458B4" w:rsidRPr="00EE513D">
        <w:t>can’t be diagnosed before 6 years old.</w:t>
      </w:r>
    </w:p>
    <w:p w14:paraId="5E561F00" w14:textId="77777777" w:rsidR="00EE513D" w:rsidRPr="009E5C57" w:rsidRDefault="00EE513D" w:rsidP="00B07BDC">
      <w:pPr>
        <w:pStyle w:val="PMI"/>
        <w:rPr>
          <w:rFonts w:ascii="Times New Roman" w:hAnsi="Times New Roman" w:cs="Times New Roman"/>
          <w:iCs/>
        </w:rPr>
      </w:pPr>
      <w:r w:rsidRPr="009E5C57">
        <w:rPr>
          <w:rFonts w:ascii="Times New Roman" w:hAnsi="Times New Roman" w:cs="Times New Roman"/>
          <w:iCs/>
        </w:rPr>
        <w:t>&lt;/BX3-TIP&gt;</w:t>
      </w:r>
    </w:p>
    <w:p w14:paraId="707F4EDE" w14:textId="77777777" w:rsidR="000B62E3" w:rsidRPr="005707EB" w:rsidRDefault="009C5F12" w:rsidP="006B49C0">
      <w:pPr>
        <w:pStyle w:val="H1"/>
        <w:rPr>
          <w:rFonts w:ascii="Times New Roman" w:hAnsi="Times New Roman" w:cs="Times New Roman"/>
          <w:b/>
          <w:bCs/>
          <w:sz w:val="24"/>
          <w:szCs w:val="24"/>
        </w:rPr>
      </w:pPr>
      <w:r w:rsidRPr="005707EB">
        <w:rPr>
          <w:rFonts w:ascii="Times New Roman" w:hAnsi="Times New Roman" w:cs="Times New Roman"/>
          <w:b/>
          <w:bCs/>
          <w:sz w:val="24"/>
          <w:szCs w:val="24"/>
        </w:rPr>
        <w:t>&lt;H1&gt;</w:t>
      </w:r>
      <w:r w:rsidR="00850E6F" w:rsidRPr="005707EB">
        <w:rPr>
          <w:rFonts w:ascii="Times New Roman" w:hAnsi="Times New Roman" w:cs="Times New Roman"/>
          <w:b/>
          <w:bCs/>
          <w:sz w:val="24"/>
          <w:szCs w:val="24"/>
        </w:rPr>
        <w:t>Major Depressive Disorder</w:t>
      </w:r>
    </w:p>
    <w:p w14:paraId="3E5E3E36" w14:textId="230533EA" w:rsidR="003F016E" w:rsidRPr="005707EB" w:rsidRDefault="000B62E3" w:rsidP="00E10D0C">
      <w:pPr>
        <w:pStyle w:val="TXT-FLUSH"/>
        <w:rPr>
          <w:rFonts w:ascii="Times New Roman" w:hAnsi="Times New Roman" w:cs="Times New Roman"/>
          <w:b/>
          <w:bCs/>
          <w:sz w:val="24"/>
          <w:szCs w:val="24"/>
        </w:rPr>
      </w:pPr>
      <w:r w:rsidRPr="005707EB">
        <w:rPr>
          <w:rFonts w:ascii="Times New Roman" w:hAnsi="Times New Roman" w:cs="Times New Roman"/>
          <w:sz w:val="24"/>
          <w:szCs w:val="24"/>
        </w:rPr>
        <w:t>C</w:t>
      </w:r>
      <w:r w:rsidR="003734EC" w:rsidRPr="005707EB">
        <w:rPr>
          <w:rFonts w:ascii="Times New Roman" w:hAnsi="Times New Roman" w:cs="Times New Roman"/>
          <w:sz w:val="24"/>
          <w:szCs w:val="24"/>
        </w:rPr>
        <w:t>ore</w:t>
      </w:r>
      <w:r w:rsidR="008A6BE4" w:rsidRPr="005707EB">
        <w:rPr>
          <w:rFonts w:ascii="Times New Roman" w:hAnsi="Times New Roman" w:cs="Times New Roman"/>
          <w:sz w:val="24"/>
          <w:szCs w:val="24"/>
        </w:rPr>
        <w:t xml:space="preserve"> symptom</w:t>
      </w:r>
      <w:r w:rsidRPr="005707EB">
        <w:rPr>
          <w:rFonts w:ascii="Times New Roman" w:hAnsi="Times New Roman" w:cs="Times New Roman"/>
          <w:sz w:val="24"/>
          <w:szCs w:val="24"/>
        </w:rPr>
        <w:t>s</w:t>
      </w:r>
      <w:r w:rsidR="008A6BE4" w:rsidRPr="005707EB">
        <w:rPr>
          <w:rFonts w:ascii="Times New Roman" w:hAnsi="Times New Roman" w:cs="Times New Roman"/>
          <w:sz w:val="24"/>
          <w:szCs w:val="24"/>
        </w:rPr>
        <w:t xml:space="preserve"> of m</w:t>
      </w:r>
      <w:r w:rsidR="00764004" w:rsidRPr="005707EB">
        <w:rPr>
          <w:rFonts w:ascii="Times New Roman" w:hAnsi="Times New Roman" w:cs="Times New Roman"/>
          <w:sz w:val="24"/>
          <w:szCs w:val="24"/>
        </w:rPr>
        <w:t xml:space="preserve">ajor depressive disorder </w:t>
      </w:r>
      <w:r w:rsidR="006F7D34" w:rsidRPr="005707EB">
        <w:rPr>
          <w:rFonts w:ascii="Times New Roman" w:hAnsi="Times New Roman" w:cs="Times New Roman"/>
          <w:sz w:val="24"/>
          <w:szCs w:val="24"/>
        </w:rPr>
        <w:t>(MDD)</w:t>
      </w:r>
      <w:r w:rsidR="003734EC" w:rsidRPr="005707EB">
        <w:rPr>
          <w:rFonts w:ascii="Times New Roman" w:hAnsi="Times New Roman" w:cs="Times New Roman"/>
          <w:sz w:val="24"/>
          <w:szCs w:val="24"/>
        </w:rPr>
        <w:t xml:space="preserve"> in youth</w:t>
      </w:r>
      <w:r w:rsidR="006F7D34" w:rsidRPr="005707EB">
        <w:rPr>
          <w:rFonts w:ascii="Times New Roman" w:hAnsi="Times New Roman" w:cs="Times New Roman"/>
          <w:sz w:val="24"/>
          <w:szCs w:val="24"/>
        </w:rPr>
        <w:t xml:space="preserve"> </w:t>
      </w:r>
      <w:r w:rsidRPr="005707EB">
        <w:rPr>
          <w:rFonts w:ascii="Times New Roman" w:hAnsi="Times New Roman" w:cs="Times New Roman"/>
          <w:sz w:val="24"/>
          <w:szCs w:val="24"/>
        </w:rPr>
        <w:t>include</w:t>
      </w:r>
      <w:r w:rsidR="008A6BE4" w:rsidRPr="005707EB">
        <w:rPr>
          <w:rFonts w:ascii="Times New Roman" w:hAnsi="Times New Roman" w:cs="Times New Roman"/>
          <w:sz w:val="24"/>
          <w:szCs w:val="24"/>
        </w:rPr>
        <w:t xml:space="preserve"> depressed </w:t>
      </w:r>
      <w:r w:rsidRPr="005707EB">
        <w:rPr>
          <w:rFonts w:ascii="Times New Roman" w:hAnsi="Times New Roman" w:cs="Times New Roman"/>
          <w:sz w:val="24"/>
          <w:szCs w:val="24"/>
        </w:rPr>
        <w:t>mood accompanied</w:t>
      </w:r>
      <w:r w:rsidR="00A12FE2" w:rsidRPr="005707EB">
        <w:rPr>
          <w:rFonts w:ascii="Times New Roman" w:hAnsi="Times New Roman" w:cs="Times New Roman"/>
          <w:sz w:val="24"/>
          <w:szCs w:val="24"/>
        </w:rPr>
        <w:t xml:space="preserve"> by </w:t>
      </w:r>
      <w:r w:rsidR="001508B1" w:rsidRPr="005707EB">
        <w:rPr>
          <w:rFonts w:ascii="Times New Roman" w:hAnsi="Times New Roman" w:cs="Times New Roman"/>
          <w:sz w:val="24"/>
          <w:szCs w:val="24"/>
        </w:rPr>
        <w:t xml:space="preserve">additional </w:t>
      </w:r>
      <w:r w:rsidR="004477C0" w:rsidRPr="005707EB">
        <w:rPr>
          <w:rFonts w:ascii="Times New Roman" w:hAnsi="Times New Roman" w:cs="Times New Roman"/>
          <w:sz w:val="24"/>
          <w:szCs w:val="24"/>
        </w:rPr>
        <w:t>symptoms</w:t>
      </w:r>
      <w:r w:rsidR="001508B1" w:rsidRPr="005707EB">
        <w:rPr>
          <w:rFonts w:ascii="Times New Roman" w:hAnsi="Times New Roman" w:cs="Times New Roman"/>
          <w:sz w:val="24"/>
          <w:szCs w:val="24"/>
        </w:rPr>
        <w:t xml:space="preserve"> </w:t>
      </w:r>
      <w:r w:rsidR="003734EC" w:rsidRPr="005707EB">
        <w:rPr>
          <w:rFonts w:ascii="Times New Roman" w:hAnsi="Times New Roman" w:cs="Times New Roman"/>
          <w:sz w:val="24"/>
          <w:szCs w:val="24"/>
        </w:rPr>
        <w:t>includ</w:t>
      </w:r>
      <w:r w:rsidRPr="005707EB">
        <w:rPr>
          <w:rFonts w:ascii="Times New Roman" w:hAnsi="Times New Roman" w:cs="Times New Roman"/>
          <w:sz w:val="24"/>
          <w:szCs w:val="24"/>
        </w:rPr>
        <w:t xml:space="preserve">ing </w:t>
      </w:r>
      <w:r w:rsidR="003734EC" w:rsidRPr="005707EB">
        <w:rPr>
          <w:rFonts w:ascii="Times New Roman" w:hAnsi="Times New Roman" w:cs="Times New Roman"/>
          <w:sz w:val="24"/>
          <w:szCs w:val="24"/>
        </w:rPr>
        <w:t xml:space="preserve">impairments in </w:t>
      </w:r>
      <w:r w:rsidRPr="005707EB">
        <w:rPr>
          <w:rFonts w:ascii="Times New Roman" w:hAnsi="Times New Roman" w:cs="Times New Roman"/>
          <w:sz w:val="24"/>
          <w:szCs w:val="24"/>
        </w:rPr>
        <w:t>energy level,</w:t>
      </w:r>
      <w:r w:rsidR="007E2315" w:rsidRPr="005707EB">
        <w:rPr>
          <w:rFonts w:ascii="Times New Roman" w:hAnsi="Times New Roman" w:cs="Times New Roman"/>
          <w:sz w:val="24"/>
          <w:szCs w:val="24"/>
        </w:rPr>
        <w:t xml:space="preserve"> sleep, </w:t>
      </w:r>
      <w:r w:rsidR="007A39C6" w:rsidRPr="005707EB">
        <w:rPr>
          <w:rFonts w:ascii="Times New Roman" w:hAnsi="Times New Roman" w:cs="Times New Roman"/>
          <w:sz w:val="24"/>
          <w:szCs w:val="24"/>
        </w:rPr>
        <w:t xml:space="preserve">concentration, </w:t>
      </w:r>
      <w:r w:rsidR="00280147" w:rsidRPr="005707EB">
        <w:rPr>
          <w:rFonts w:ascii="Times New Roman" w:hAnsi="Times New Roman" w:cs="Times New Roman"/>
          <w:sz w:val="24"/>
          <w:szCs w:val="24"/>
        </w:rPr>
        <w:t>appetite</w:t>
      </w:r>
      <w:r w:rsidR="00DC1200" w:rsidRPr="005707EB">
        <w:rPr>
          <w:rFonts w:ascii="Times New Roman" w:hAnsi="Times New Roman" w:cs="Times New Roman"/>
          <w:sz w:val="24"/>
          <w:szCs w:val="24"/>
        </w:rPr>
        <w:t>, and cognition</w:t>
      </w:r>
      <w:r w:rsidRPr="005707EB">
        <w:rPr>
          <w:rFonts w:ascii="Times New Roman" w:hAnsi="Times New Roman" w:cs="Times New Roman"/>
          <w:sz w:val="24"/>
          <w:szCs w:val="24"/>
        </w:rPr>
        <w:t xml:space="preserve">. </w:t>
      </w:r>
      <w:r w:rsidR="00BC7095" w:rsidRPr="005707EB">
        <w:rPr>
          <w:rFonts w:ascii="Times New Roman" w:hAnsi="Times New Roman" w:cs="Times New Roman"/>
          <w:sz w:val="24"/>
          <w:szCs w:val="24"/>
        </w:rPr>
        <w:t>(see Table 17</w:t>
      </w:r>
      <w:r w:rsidR="001950F5" w:rsidRPr="005707EB">
        <w:rPr>
          <w:rFonts w:ascii="Times New Roman" w:hAnsi="Times New Roman" w:cs="Times New Roman"/>
          <w:sz w:val="24"/>
          <w:szCs w:val="24"/>
        </w:rPr>
        <w:t>.2)</w:t>
      </w:r>
      <w:r w:rsidR="008A6BE4" w:rsidRPr="005707EB">
        <w:rPr>
          <w:rFonts w:ascii="Times New Roman" w:hAnsi="Times New Roman" w:cs="Times New Roman"/>
          <w:sz w:val="24"/>
          <w:szCs w:val="24"/>
        </w:rPr>
        <w:t>.</w:t>
      </w:r>
      <w:r w:rsidR="00DC1200" w:rsidRPr="005707EB">
        <w:rPr>
          <w:rFonts w:ascii="Times New Roman" w:hAnsi="Times New Roman" w:cs="Times New Roman"/>
          <w:sz w:val="24"/>
          <w:szCs w:val="24"/>
        </w:rPr>
        <w:t xml:space="preserve"> </w:t>
      </w:r>
    </w:p>
    <w:p w14:paraId="28851A98" w14:textId="75A66792" w:rsidR="00936FCB" w:rsidRPr="005707EB" w:rsidRDefault="000B62E3"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To meet criteria for </w:t>
      </w:r>
      <w:r w:rsidR="003F016E" w:rsidRPr="005707EB">
        <w:rPr>
          <w:rFonts w:ascii="Times New Roman" w:hAnsi="Times New Roman" w:cs="Times New Roman"/>
          <w:sz w:val="24"/>
          <w:szCs w:val="24"/>
        </w:rPr>
        <w:t>MDD</w:t>
      </w:r>
      <w:r w:rsidRPr="005707EB">
        <w:rPr>
          <w:rFonts w:ascii="Times New Roman" w:hAnsi="Times New Roman" w:cs="Times New Roman"/>
          <w:sz w:val="24"/>
          <w:szCs w:val="24"/>
        </w:rPr>
        <w:t xml:space="preserve"> in DSM-5-TR, </w:t>
      </w:r>
      <w:r w:rsidR="003F016E" w:rsidRPr="005707EB">
        <w:rPr>
          <w:rFonts w:ascii="Times New Roman" w:hAnsi="Times New Roman" w:cs="Times New Roman"/>
          <w:sz w:val="24"/>
          <w:szCs w:val="24"/>
        </w:rPr>
        <w:t xml:space="preserve">symptoms must represent a </w:t>
      </w:r>
      <w:r w:rsidR="003F016E" w:rsidRPr="005707EB">
        <w:rPr>
          <w:rFonts w:ascii="Times New Roman" w:hAnsi="Times New Roman" w:cs="Times New Roman"/>
          <w:b/>
          <w:bCs/>
          <w:i/>
          <w:iCs/>
          <w:sz w:val="24"/>
          <w:szCs w:val="24"/>
        </w:rPr>
        <w:t>change</w:t>
      </w:r>
      <w:r w:rsidR="003F016E" w:rsidRPr="005707EB">
        <w:rPr>
          <w:rFonts w:ascii="Times New Roman" w:hAnsi="Times New Roman" w:cs="Times New Roman"/>
          <w:b/>
          <w:bCs/>
          <w:sz w:val="24"/>
          <w:szCs w:val="24"/>
        </w:rPr>
        <w:t xml:space="preserve"> </w:t>
      </w:r>
      <w:r w:rsidRPr="005707EB">
        <w:rPr>
          <w:rFonts w:ascii="Times New Roman" w:hAnsi="Times New Roman" w:cs="Times New Roman"/>
          <w:sz w:val="24"/>
          <w:szCs w:val="24"/>
        </w:rPr>
        <w:t>from</w:t>
      </w:r>
      <w:r w:rsidR="003F016E" w:rsidRPr="005707EB">
        <w:rPr>
          <w:rFonts w:ascii="Times New Roman" w:hAnsi="Times New Roman" w:cs="Times New Roman"/>
          <w:sz w:val="24"/>
          <w:szCs w:val="24"/>
        </w:rPr>
        <w:t xml:space="preserve"> baselin</w:t>
      </w:r>
      <w:r w:rsidRPr="005707EB">
        <w:rPr>
          <w:rFonts w:ascii="Times New Roman" w:hAnsi="Times New Roman" w:cs="Times New Roman"/>
          <w:sz w:val="24"/>
          <w:szCs w:val="24"/>
        </w:rPr>
        <w:t>e and</w:t>
      </w:r>
      <w:r w:rsidR="003F016E" w:rsidRPr="005707EB">
        <w:rPr>
          <w:rFonts w:ascii="Times New Roman" w:hAnsi="Times New Roman" w:cs="Times New Roman"/>
          <w:sz w:val="24"/>
          <w:szCs w:val="24"/>
        </w:rPr>
        <w:t xml:space="preserve"> be present </w:t>
      </w:r>
      <w:r w:rsidRPr="005707EB">
        <w:rPr>
          <w:rFonts w:ascii="Times New Roman" w:hAnsi="Times New Roman" w:cs="Times New Roman"/>
          <w:sz w:val="24"/>
          <w:szCs w:val="24"/>
        </w:rPr>
        <w:t>most of the time</w:t>
      </w:r>
      <w:r w:rsidR="00157D08" w:rsidRPr="005707EB">
        <w:rPr>
          <w:rFonts w:ascii="Times New Roman" w:hAnsi="Times New Roman" w:cs="Times New Roman"/>
          <w:sz w:val="24"/>
          <w:szCs w:val="24"/>
        </w:rPr>
        <w:t>, on most days,</w:t>
      </w:r>
      <w:r w:rsidRPr="005707EB">
        <w:rPr>
          <w:rFonts w:ascii="Times New Roman" w:hAnsi="Times New Roman" w:cs="Times New Roman"/>
          <w:sz w:val="24"/>
          <w:szCs w:val="24"/>
        </w:rPr>
        <w:t xml:space="preserve"> during </w:t>
      </w:r>
      <w:r w:rsidR="00157D08" w:rsidRPr="005707EB">
        <w:rPr>
          <w:rFonts w:ascii="Times New Roman" w:hAnsi="Times New Roman" w:cs="Times New Roman"/>
          <w:sz w:val="24"/>
          <w:szCs w:val="24"/>
        </w:rPr>
        <w:t>a</w:t>
      </w:r>
      <w:r w:rsidR="00C70394" w:rsidRPr="005707EB">
        <w:rPr>
          <w:rFonts w:ascii="Times New Roman" w:hAnsi="Times New Roman" w:cs="Times New Roman"/>
          <w:sz w:val="24"/>
          <w:szCs w:val="24"/>
        </w:rPr>
        <w:t>t least a</w:t>
      </w:r>
      <w:r w:rsidR="003F016E" w:rsidRPr="005707EB">
        <w:rPr>
          <w:rFonts w:ascii="Times New Roman" w:hAnsi="Times New Roman" w:cs="Times New Roman"/>
          <w:sz w:val="24"/>
          <w:szCs w:val="24"/>
        </w:rPr>
        <w:t xml:space="preserve"> two-week period. </w:t>
      </w:r>
      <w:r w:rsidR="00936FCB" w:rsidRPr="005707EB">
        <w:rPr>
          <w:rFonts w:ascii="Times New Roman" w:hAnsi="Times New Roman" w:cs="Times New Roman"/>
          <w:sz w:val="24"/>
          <w:szCs w:val="24"/>
        </w:rPr>
        <w:t>Onset may be insidious and remain unidentified for some time</w:t>
      </w:r>
      <w:r w:rsidR="00F677BA" w:rsidRPr="005707EB">
        <w:rPr>
          <w:rFonts w:ascii="Times New Roman" w:hAnsi="Times New Roman" w:cs="Times New Roman"/>
          <w:sz w:val="24"/>
          <w:szCs w:val="24"/>
        </w:rPr>
        <w:t>, so it is important to establish a clear chronology of symptoms to understand how long the symptoms have been present.</w:t>
      </w:r>
      <w:r w:rsidR="00886B00" w:rsidRPr="005707EB">
        <w:rPr>
          <w:rFonts w:ascii="Times New Roman" w:hAnsi="Times New Roman" w:cs="Times New Roman"/>
          <w:sz w:val="24"/>
          <w:szCs w:val="24"/>
        </w:rPr>
        <w:t xml:space="preserve"> </w:t>
      </w:r>
      <w:r w:rsidR="00CF595F" w:rsidRPr="005707EB">
        <w:rPr>
          <w:rFonts w:ascii="Times New Roman" w:hAnsi="Times New Roman" w:cs="Times New Roman"/>
          <w:sz w:val="24"/>
          <w:szCs w:val="24"/>
        </w:rPr>
        <w:t>Depressive episodes may be further categorized by several specifiers (see Table 17.3).</w:t>
      </w:r>
    </w:p>
    <w:p w14:paraId="32066C75" w14:textId="7A654832" w:rsidR="009C5F12" w:rsidRPr="00B07BDC" w:rsidRDefault="001950F5" w:rsidP="00B07BDC">
      <w:pPr>
        <w:pStyle w:val="PMI"/>
      </w:pPr>
      <w:r w:rsidRPr="005707EB">
        <w:rPr>
          <w:rFonts w:ascii="Times New Roman" w:hAnsi="Times New Roman" w:cs="Times New Roman"/>
        </w:rPr>
        <w:t>&lt;TAB17.2&gt;</w:t>
      </w:r>
    </w:p>
    <w:p w14:paraId="03FDC969" w14:textId="508C72CD" w:rsidR="00CF595F" w:rsidRPr="005707EB" w:rsidRDefault="00CF595F" w:rsidP="00B07BDC">
      <w:pPr>
        <w:pStyle w:val="PMI"/>
        <w:rPr>
          <w:rFonts w:ascii="Times New Roman" w:hAnsi="Times New Roman" w:cs="Times New Roman"/>
        </w:rPr>
      </w:pPr>
      <w:r w:rsidRPr="005707EB">
        <w:rPr>
          <w:rFonts w:ascii="Times New Roman" w:hAnsi="Times New Roman" w:cs="Times New Roman"/>
        </w:rPr>
        <w:lastRenderedPageBreak/>
        <w:t>&lt;TAB17.3&gt;</w:t>
      </w:r>
    </w:p>
    <w:p w14:paraId="1175688F" w14:textId="3911D1EA" w:rsidR="00AB3500" w:rsidRPr="005707EB" w:rsidRDefault="001F1D7F" w:rsidP="00B3125F">
      <w:pPr>
        <w:pStyle w:val="TXT"/>
        <w:rPr>
          <w:rFonts w:ascii="Times New Roman" w:hAnsi="Times New Roman" w:cs="Times New Roman"/>
          <w:sz w:val="24"/>
          <w:szCs w:val="24"/>
        </w:rPr>
      </w:pPr>
      <w:r w:rsidRPr="005707EB">
        <w:rPr>
          <w:rFonts w:ascii="Times New Roman" w:hAnsi="Times New Roman" w:cs="Times New Roman"/>
          <w:sz w:val="24"/>
          <w:szCs w:val="24"/>
        </w:rPr>
        <w:t>One of the challenges when assessing adolescents for depression i</w:t>
      </w:r>
      <w:r w:rsidR="003A5610" w:rsidRPr="005707EB">
        <w:rPr>
          <w:rFonts w:ascii="Times New Roman" w:hAnsi="Times New Roman" w:cs="Times New Roman"/>
          <w:sz w:val="24"/>
          <w:szCs w:val="24"/>
        </w:rPr>
        <w:t>s identifying a</w:t>
      </w:r>
      <w:r w:rsidRPr="005707EB">
        <w:rPr>
          <w:rFonts w:ascii="Times New Roman" w:hAnsi="Times New Roman" w:cs="Times New Roman"/>
          <w:sz w:val="24"/>
          <w:szCs w:val="24"/>
        </w:rPr>
        <w:t xml:space="preserve"> normal sleep</w:t>
      </w:r>
      <w:r w:rsidR="003A5610" w:rsidRPr="005707EB">
        <w:rPr>
          <w:rFonts w:ascii="Times New Roman" w:hAnsi="Times New Roman" w:cs="Times New Roman"/>
          <w:sz w:val="24"/>
          <w:szCs w:val="24"/>
        </w:rPr>
        <w:t xml:space="preserve"> pattern</w:t>
      </w:r>
      <w:r w:rsidR="0081308F" w:rsidRPr="005707EB">
        <w:rPr>
          <w:rFonts w:ascii="Times New Roman" w:hAnsi="Times New Roman" w:cs="Times New Roman"/>
          <w:sz w:val="24"/>
          <w:szCs w:val="24"/>
        </w:rPr>
        <w:t xml:space="preserve"> for a given adolescent.</w:t>
      </w:r>
      <w:r w:rsidR="00157D08" w:rsidRPr="005707EB">
        <w:rPr>
          <w:rFonts w:ascii="Times New Roman" w:hAnsi="Times New Roman" w:cs="Times New Roman"/>
          <w:sz w:val="24"/>
          <w:szCs w:val="24"/>
        </w:rPr>
        <w:t>.</w:t>
      </w:r>
      <w:r w:rsidRPr="005707EB">
        <w:rPr>
          <w:rFonts w:ascii="Times New Roman" w:hAnsi="Times New Roman" w:cs="Times New Roman"/>
          <w:sz w:val="24"/>
          <w:szCs w:val="24"/>
        </w:rPr>
        <w:t xml:space="preserve"> </w:t>
      </w:r>
      <w:r w:rsidR="003A5610" w:rsidRPr="005707EB">
        <w:rPr>
          <w:rFonts w:ascii="Times New Roman" w:hAnsi="Times New Roman" w:cs="Times New Roman"/>
          <w:sz w:val="24"/>
          <w:szCs w:val="24"/>
        </w:rPr>
        <w:t>Many</w:t>
      </w:r>
      <w:r w:rsidRPr="005707EB">
        <w:rPr>
          <w:rFonts w:ascii="Times New Roman" w:hAnsi="Times New Roman" w:cs="Times New Roman"/>
          <w:sz w:val="24"/>
          <w:szCs w:val="24"/>
        </w:rPr>
        <w:t xml:space="preserve"> teens need 8-10 hours of sleep per night, with some requiring up to 11 hours. Typical adolescent development includes a circadian sleep shift </w:t>
      </w:r>
      <w:r w:rsidR="003A5610" w:rsidRPr="005707EB">
        <w:rPr>
          <w:rFonts w:ascii="Times New Roman" w:hAnsi="Times New Roman" w:cs="Times New Roman"/>
          <w:sz w:val="24"/>
          <w:szCs w:val="24"/>
        </w:rPr>
        <w:t xml:space="preserve">from childhood </w:t>
      </w:r>
      <w:r w:rsidRPr="005707EB">
        <w:rPr>
          <w:rFonts w:ascii="Times New Roman" w:hAnsi="Times New Roman" w:cs="Times New Roman"/>
          <w:sz w:val="24"/>
          <w:szCs w:val="24"/>
        </w:rPr>
        <w:t xml:space="preserve">that causes teens to naturally feel sleepy later at night and prefer to wake up later in the morning. </w:t>
      </w:r>
      <w:r w:rsidR="003A5610" w:rsidRPr="005707EB">
        <w:rPr>
          <w:rFonts w:ascii="Times New Roman" w:hAnsi="Times New Roman" w:cs="Times New Roman"/>
          <w:sz w:val="24"/>
          <w:szCs w:val="24"/>
        </w:rPr>
        <w:t>A</w:t>
      </w:r>
      <w:r w:rsidRPr="005707EB">
        <w:rPr>
          <w:rFonts w:ascii="Times New Roman" w:hAnsi="Times New Roman" w:cs="Times New Roman"/>
          <w:sz w:val="24"/>
          <w:szCs w:val="24"/>
        </w:rPr>
        <w:t xml:space="preserve"> teen </w:t>
      </w:r>
      <w:r w:rsidR="003A5610" w:rsidRPr="005707EB">
        <w:rPr>
          <w:rFonts w:ascii="Times New Roman" w:hAnsi="Times New Roman" w:cs="Times New Roman"/>
          <w:sz w:val="24"/>
          <w:szCs w:val="24"/>
        </w:rPr>
        <w:t xml:space="preserve">who doesn’t report disrupted sleep, but </w:t>
      </w:r>
      <w:r w:rsidRPr="005707EB">
        <w:rPr>
          <w:rFonts w:ascii="Times New Roman" w:hAnsi="Times New Roman" w:cs="Times New Roman"/>
          <w:sz w:val="24"/>
          <w:szCs w:val="24"/>
        </w:rPr>
        <w:t xml:space="preserve">seems sad, lethargic, isolated, and </w:t>
      </w:r>
      <w:r w:rsidR="003A5610" w:rsidRPr="005707EB">
        <w:rPr>
          <w:rFonts w:ascii="Times New Roman" w:hAnsi="Times New Roman" w:cs="Times New Roman"/>
          <w:sz w:val="24"/>
          <w:szCs w:val="24"/>
        </w:rPr>
        <w:t xml:space="preserve">reports that they </w:t>
      </w:r>
      <w:r w:rsidRPr="005707EB">
        <w:rPr>
          <w:rFonts w:ascii="Times New Roman" w:hAnsi="Times New Roman" w:cs="Times New Roman"/>
          <w:sz w:val="24"/>
          <w:szCs w:val="24"/>
        </w:rPr>
        <w:t>seldom leave</w:t>
      </w:r>
      <w:r w:rsidR="003A5610" w:rsidRPr="005707EB">
        <w:rPr>
          <w:rFonts w:ascii="Times New Roman" w:hAnsi="Times New Roman" w:cs="Times New Roman"/>
          <w:sz w:val="24"/>
          <w:szCs w:val="24"/>
        </w:rPr>
        <w:t xml:space="preserve"> </w:t>
      </w:r>
      <w:r w:rsidRPr="005707EB">
        <w:rPr>
          <w:rFonts w:ascii="Times New Roman" w:hAnsi="Times New Roman" w:cs="Times New Roman"/>
          <w:sz w:val="24"/>
          <w:szCs w:val="24"/>
        </w:rPr>
        <w:t>their room for</w:t>
      </w:r>
      <w:r w:rsidR="003A5610" w:rsidRPr="005707EB">
        <w:rPr>
          <w:rFonts w:ascii="Times New Roman" w:hAnsi="Times New Roman" w:cs="Times New Roman"/>
          <w:sz w:val="24"/>
          <w:szCs w:val="24"/>
        </w:rPr>
        <w:t xml:space="preserve"> days or weeks,</w:t>
      </w:r>
      <w:r w:rsidRPr="005707EB">
        <w:rPr>
          <w:rFonts w:ascii="Times New Roman" w:hAnsi="Times New Roman" w:cs="Times New Roman"/>
          <w:sz w:val="24"/>
          <w:szCs w:val="24"/>
        </w:rPr>
        <w:t xml:space="preserve"> </w:t>
      </w:r>
      <w:r w:rsidR="003A5610" w:rsidRPr="005707EB">
        <w:rPr>
          <w:rFonts w:ascii="Times New Roman" w:hAnsi="Times New Roman" w:cs="Times New Roman"/>
          <w:sz w:val="24"/>
          <w:szCs w:val="24"/>
        </w:rPr>
        <w:t>may be experiencing symptoms of a major depression.</w:t>
      </w:r>
    </w:p>
    <w:p w14:paraId="3B4CA9BE" w14:textId="4BD3AB64" w:rsidR="00E11F55" w:rsidRPr="005707EB" w:rsidRDefault="007D1451"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When interviewing </w:t>
      </w:r>
      <w:r w:rsidR="0051494E" w:rsidRPr="005707EB">
        <w:rPr>
          <w:rFonts w:ascii="Times New Roman" w:hAnsi="Times New Roman" w:cs="Times New Roman"/>
          <w:sz w:val="24"/>
          <w:szCs w:val="24"/>
        </w:rPr>
        <w:t>a</w:t>
      </w:r>
      <w:r w:rsidRPr="005707EB">
        <w:rPr>
          <w:rFonts w:ascii="Times New Roman" w:hAnsi="Times New Roman" w:cs="Times New Roman"/>
          <w:sz w:val="24"/>
          <w:szCs w:val="24"/>
        </w:rPr>
        <w:t xml:space="preserve"> </w:t>
      </w:r>
      <w:r w:rsidR="00AB13D5" w:rsidRPr="005707EB">
        <w:rPr>
          <w:rFonts w:ascii="Times New Roman" w:hAnsi="Times New Roman" w:cs="Times New Roman"/>
          <w:sz w:val="24"/>
          <w:szCs w:val="24"/>
        </w:rPr>
        <w:t xml:space="preserve">child or adolescent, </w:t>
      </w:r>
      <w:r w:rsidR="007C213C" w:rsidRPr="005707EB">
        <w:rPr>
          <w:rFonts w:ascii="Times New Roman" w:hAnsi="Times New Roman" w:cs="Times New Roman"/>
          <w:sz w:val="24"/>
          <w:szCs w:val="24"/>
        </w:rPr>
        <w:t xml:space="preserve">for symptoms of depression, </w:t>
      </w:r>
      <w:r w:rsidR="00BB6C87" w:rsidRPr="005707EB">
        <w:rPr>
          <w:rFonts w:ascii="Times New Roman" w:hAnsi="Times New Roman" w:cs="Times New Roman"/>
          <w:sz w:val="24"/>
          <w:szCs w:val="24"/>
        </w:rPr>
        <w:t>you can start with a</w:t>
      </w:r>
      <w:r w:rsidR="00271DFE" w:rsidRPr="005707EB">
        <w:rPr>
          <w:rFonts w:ascii="Times New Roman" w:hAnsi="Times New Roman" w:cs="Times New Roman"/>
          <w:sz w:val="24"/>
          <w:szCs w:val="24"/>
        </w:rPr>
        <w:t>n open-</w:t>
      </w:r>
      <w:r w:rsidR="0051494E" w:rsidRPr="005707EB">
        <w:rPr>
          <w:rFonts w:ascii="Times New Roman" w:hAnsi="Times New Roman" w:cs="Times New Roman"/>
          <w:sz w:val="24"/>
          <w:szCs w:val="24"/>
        </w:rPr>
        <w:t>ended question</w:t>
      </w:r>
      <w:r w:rsidR="00BB6C87" w:rsidRPr="005707EB">
        <w:rPr>
          <w:rFonts w:ascii="Times New Roman" w:hAnsi="Times New Roman" w:cs="Times New Roman"/>
          <w:sz w:val="24"/>
          <w:szCs w:val="24"/>
        </w:rPr>
        <w:t xml:space="preserve"> </w:t>
      </w:r>
      <w:r w:rsidR="001061F8" w:rsidRPr="005707EB">
        <w:rPr>
          <w:rFonts w:ascii="Times New Roman" w:hAnsi="Times New Roman" w:cs="Times New Roman"/>
          <w:sz w:val="24"/>
          <w:szCs w:val="24"/>
        </w:rPr>
        <w:t>to get the conversation</w:t>
      </w:r>
      <w:r w:rsidR="0051494E" w:rsidRPr="005707EB">
        <w:rPr>
          <w:rFonts w:ascii="Times New Roman" w:hAnsi="Times New Roman" w:cs="Times New Roman"/>
          <w:sz w:val="24"/>
          <w:szCs w:val="24"/>
        </w:rPr>
        <w:t xml:space="preserve"> going</w:t>
      </w:r>
      <w:r w:rsidR="001061F8" w:rsidRPr="005707EB">
        <w:rPr>
          <w:rFonts w:ascii="Times New Roman" w:hAnsi="Times New Roman" w:cs="Times New Roman"/>
          <w:sz w:val="24"/>
          <w:szCs w:val="24"/>
        </w:rPr>
        <w:t xml:space="preserve">. </w:t>
      </w:r>
      <w:r w:rsidR="00D060A7" w:rsidRPr="005707EB">
        <w:rPr>
          <w:rFonts w:ascii="Times New Roman" w:hAnsi="Times New Roman" w:cs="Times New Roman"/>
          <w:sz w:val="24"/>
          <w:szCs w:val="24"/>
        </w:rPr>
        <w:t xml:space="preserve">To </w:t>
      </w:r>
      <w:r w:rsidR="00587AB8" w:rsidRPr="005707EB">
        <w:rPr>
          <w:rFonts w:ascii="Times New Roman" w:hAnsi="Times New Roman" w:cs="Times New Roman"/>
          <w:sz w:val="24"/>
          <w:szCs w:val="24"/>
        </w:rPr>
        <w:t xml:space="preserve">zero in on </w:t>
      </w:r>
      <w:r w:rsidR="00D060A7" w:rsidRPr="005707EB">
        <w:rPr>
          <w:rFonts w:ascii="Times New Roman" w:hAnsi="Times New Roman" w:cs="Times New Roman"/>
          <w:sz w:val="24"/>
          <w:szCs w:val="24"/>
        </w:rPr>
        <w:t xml:space="preserve">the </w:t>
      </w:r>
      <w:r w:rsidR="0051494E" w:rsidRPr="005707EB">
        <w:rPr>
          <w:rFonts w:ascii="Times New Roman" w:hAnsi="Times New Roman" w:cs="Times New Roman"/>
          <w:sz w:val="24"/>
          <w:szCs w:val="24"/>
        </w:rPr>
        <w:t xml:space="preserve">assessment of </w:t>
      </w:r>
      <w:r w:rsidR="00587AB8" w:rsidRPr="005707EB">
        <w:rPr>
          <w:rFonts w:ascii="Times New Roman" w:hAnsi="Times New Roman" w:cs="Times New Roman"/>
          <w:sz w:val="24"/>
          <w:szCs w:val="24"/>
        </w:rPr>
        <w:t xml:space="preserve">major </w:t>
      </w:r>
      <w:r w:rsidR="007C213C" w:rsidRPr="005707EB">
        <w:rPr>
          <w:rFonts w:ascii="Times New Roman" w:hAnsi="Times New Roman" w:cs="Times New Roman"/>
          <w:sz w:val="24"/>
          <w:szCs w:val="24"/>
        </w:rPr>
        <w:t>depression</w:t>
      </w:r>
      <w:r w:rsidR="00587AB8" w:rsidRPr="005707EB">
        <w:rPr>
          <w:rFonts w:ascii="Times New Roman" w:hAnsi="Times New Roman" w:cs="Times New Roman"/>
          <w:sz w:val="24"/>
          <w:szCs w:val="24"/>
        </w:rPr>
        <w:t>,</w:t>
      </w:r>
      <w:r w:rsidR="0051494E" w:rsidRPr="005707EB">
        <w:rPr>
          <w:rFonts w:ascii="Times New Roman" w:hAnsi="Times New Roman" w:cs="Times New Roman"/>
          <w:sz w:val="24"/>
          <w:szCs w:val="24"/>
        </w:rPr>
        <w:t xml:space="preserve"> however,</w:t>
      </w:r>
      <w:r w:rsidR="00B6366F" w:rsidRPr="005707EB">
        <w:rPr>
          <w:rFonts w:ascii="Times New Roman" w:hAnsi="Times New Roman" w:cs="Times New Roman"/>
          <w:sz w:val="24"/>
          <w:szCs w:val="24"/>
        </w:rPr>
        <w:t xml:space="preserve"> focus on their mood</w:t>
      </w:r>
      <w:r w:rsidR="0051494E" w:rsidRPr="005707EB">
        <w:rPr>
          <w:rFonts w:ascii="Times New Roman" w:hAnsi="Times New Roman" w:cs="Times New Roman"/>
          <w:sz w:val="24"/>
          <w:szCs w:val="24"/>
        </w:rPr>
        <w:t>, irritability, changes in daily</w:t>
      </w:r>
      <w:r w:rsidR="00587AB8" w:rsidRPr="005707EB">
        <w:rPr>
          <w:rFonts w:ascii="Times New Roman" w:hAnsi="Times New Roman" w:cs="Times New Roman"/>
          <w:sz w:val="24"/>
          <w:szCs w:val="24"/>
        </w:rPr>
        <w:t xml:space="preserve"> social and school</w:t>
      </w:r>
      <w:r w:rsidR="0051494E" w:rsidRPr="005707EB">
        <w:rPr>
          <w:rFonts w:ascii="Times New Roman" w:hAnsi="Times New Roman" w:cs="Times New Roman"/>
          <w:sz w:val="24"/>
          <w:szCs w:val="24"/>
        </w:rPr>
        <w:t xml:space="preserve"> function,</w:t>
      </w:r>
      <w:r w:rsidR="00B6366F" w:rsidRPr="005707EB">
        <w:rPr>
          <w:rFonts w:ascii="Times New Roman" w:hAnsi="Times New Roman" w:cs="Times New Roman"/>
          <w:sz w:val="24"/>
          <w:szCs w:val="24"/>
        </w:rPr>
        <w:t xml:space="preserve"> </w:t>
      </w:r>
      <w:r w:rsidR="00587AB8" w:rsidRPr="005707EB">
        <w:rPr>
          <w:rFonts w:ascii="Times New Roman" w:hAnsi="Times New Roman" w:cs="Times New Roman"/>
          <w:sz w:val="24"/>
          <w:szCs w:val="24"/>
        </w:rPr>
        <w:t>hopelessness, and isolation.</w:t>
      </w:r>
      <w:r w:rsidR="00B6366F" w:rsidRPr="005707EB">
        <w:rPr>
          <w:rFonts w:ascii="Times New Roman" w:hAnsi="Times New Roman" w:cs="Times New Roman"/>
          <w:sz w:val="24"/>
          <w:szCs w:val="24"/>
        </w:rPr>
        <w:t xml:space="preserve"> </w:t>
      </w:r>
      <w:r w:rsidR="00824FDE" w:rsidRPr="005707EB">
        <w:rPr>
          <w:rFonts w:ascii="Times New Roman" w:hAnsi="Times New Roman" w:cs="Times New Roman"/>
          <w:sz w:val="24"/>
          <w:szCs w:val="24"/>
        </w:rPr>
        <w:t xml:space="preserve">You may also want to ask if they’ve been </w:t>
      </w:r>
      <w:r w:rsidR="0051494E" w:rsidRPr="005707EB">
        <w:rPr>
          <w:rFonts w:ascii="Times New Roman" w:hAnsi="Times New Roman" w:cs="Times New Roman"/>
          <w:sz w:val="24"/>
          <w:szCs w:val="24"/>
        </w:rPr>
        <w:t xml:space="preserve">angrier </w:t>
      </w:r>
      <w:r w:rsidR="00DF7D8D" w:rsidRPr="005707EB">
        <w:rPr>
          <w:rFonts w:ascii="Times New Roman" w:hAnsi="Times New Roman" w:cs="Times New Roman"/>
          <w:sz w:val="24"/>
          <w:szCs w:val="24"/>
        </w:rPr>
        <w:t>recently</w:t>
      </w:r>
      <w:r w:rsidR="00824FDE" w:rsidRPr="005707EB">
        <w:rPr>
          <w:rFonts w:ascii="Times New Roman" w:hAnsi="Times New Roman" w:cs="Times New Roman"/>
          <w:sz w:val="24"/>
          <w:szCs w:val="24"/>
        </w:rPr>
        <w:t xml:space="preserve"> because </w:t>
      </w:r>
      <w:r w:rsidR="00587AB8" w:rsidRPr="005707EB">
        <w:rPr>
          <w:rFonts w:ascii="Times New Roman" w:hAnsi="Times New Roman" w:cs="Times New Roman"/>
          <w:sz w:val="24"/>
          <w:szCs w:val="24"/>
        </w:rPr>
        <w:t xml:space="preserve">younger </w:t>
      </w:r>
      <w:r w:rsidR="00687E62" w:rsidRPr="005707EB">
        <w:rPr>
          <w:rFonts w:ascii="Times New Roman" w:hAnsi="Times New Roman" w:cs="Times New Roman"/>
          <w:sz w:val="24"/>
          <w:szCs w:val="24"/>
        </w:rPr>
        <w:t xml:space="preserve">children </w:t>
      </w:r>
      <w:r w:rsidR="0051494E" w:rsidRPr="005707EB">
        <w:rPr>
          <w:rFonts w:ascii="Times New Roman" w:hAnsi="Times New Roman" w:cs="Times New Roman"/>
          <w:sz w:val="24"/>
          <w:szCs w:val="24"/>
        </w:rPr>
        <w:t>may</w:t>
      </w:r>
      <w:r w:rsidR="00687E62" w:rsidRPr="005707EB">
        <w:rPr>
          <w:rFonts w:ascii="Times New Roman" w:hAnsi="Times New Roman" w:cs="Times New Roman"/>
          <w:sz w:val="24"/>
          <w:szCs w:val="24"/>
        </w:rPr>
        <w:t xml:space="preserve"> report symptoms of depression in terms of anger or feeling “mad” </w:t>
      </w:r>
      <w:r w:rsidR="0051494E" w:rsidRPr="005707EB">
        <w:rPr>
          <w:rFonts w:ascii="Times New Roman" w:hAnsi="Times New Roman" w:cs="Times New Roman"/>
          <w:sz w:val="24"/>
          <w:szCs w:val="24"/>
        </w:rPr>
        <w:t>rather than sad.</w:t>
      </w:r>
      <w:r w:rsidR="00F01471" w:rsidRPr="005707EB">
        <w:rPr>
          <w:rFonts w:ascii="Times New Roman" w:hAnsi="Times New Roman" w:cs="Times New Roman"/>
          <w:sz w:val="24"/>
          <w:szCs w:val="24"/>
        </w:rPr>
        <w:t xml:space="preserve"> </w:t>
      </w:r>
      <w:r w:rsidR="00E11F55" w:rsidRPr="005707EB">
        <w:rPr>
          <w:rFonts w:ascii="Times New Roman" w:hAnsi="Times New Roman" w:cs="Times New Roman"/>
          <w:sz w:val="24"/>
          <w:szCs w:val="24"/>
        </w:rPr>
        <w:t>For example</w:t>
      </w:r>
      <w:r w:rsidR="00990948">
        <w:rPr>
          <w:rFonts w:ascii="Times New Roman" w:hAnsi="Times New Roman" w:cs="Times New Roman"/>
          <w:sz w:val="24"/>
          <w:szCs w:val="24"/>
        </w:rPr>
        <w:t>:</w:t>
      </w:r>
    </w:p>
    <w:p w14:paraId="5B7D5D81" w14:textId="15AB8691" w:rsidR="00E11F55" w:rsidRPr="005707EB" w:rsidRDefault="00E11F55" w:rsidP="00B07BDC">
      <w:pPr>
        <w:pStyle w:val="TXT"/>
        <w:rPr>
          <w:rFonts w:ascii="Times New Roman" w:hAnsi="Times New Roman" w:cs="Times New Roman"/>
          <w:i/>
          <w:sz w:val="24"/>
          <w:szCs w:val="24"/>
        </w:rPr>
      </w:pPr>
      <w:r w:rsidRPr="005707EB">
        <w:rPr>
          <w:rFonts w:ascii="Times New Roman" w:hAnsi="Times New Roman" w:cs="Times New Roman"/>
          <w:i/>
          <w:sz w:val="24"/>
          <w:szCs w:val="24"/>
        </w:rPr>
        <w:t>How has your mood been recently?</w:t>
      </w:r>
      <w:r w:rsidR="0051494E" w:rsidRPr="005707EB">
        <w:rPr>
          <w:rFonts w:ascii="Times New Roman" w:hAnsi="Times New Roman" w:cs="Times New Roman"/>
          <w:i/>
          <w:sz w:val="24"/>
          <w:szCs w:val="24"/>
        </w:rPr>
        <w:t xml:space="preserve"> Have you been mad or sad a lot?</w:t>
      </w:r>
    </w:p>
    <w:p w14:paraId="2DEF97C9" w14:textId="77777777" w:rsidR="00824FDE" w:rsidRPr="005707EB" w:rsidRDefault="00824FDE"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Do you feel more irritable than you used to be?</w:t>
      </w:r>
    </w:p>
    <w:p w14:paraId="64E266F3" w14:textId="0DF6EA27" w:rsidR="00CA285C" w:rsidRPr="005707EB" w:rsidRDefault="00CA285C"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been more tired, less interested in spending time with your friends, or sleeping more than usual?</w:t>
      </w:r>
    </w:p>
    <w:p w14:paraId="16BEE3E2" w14:textId="4FE890CC" w:rsidR="004D2FE0" w:rsidRPr="005707EB" w:rsidRDefault="00D25360" w:rsidP="00B07BDC">
      <w:pPr>
        <w:pStyle w:val="TXT"/>
        <w:rPr>
          <w:rFonts w:ascii="Times New Roman" w:hAnsi="Times New Roman" w:cs="Times New Roman"/>
          <w:sz w:val="24"/>
          <w:szCs w:val="24"/>
        </w:rPr>
      </w:pPr>
      <w:r w:rsidRPr="005707EB">
        <w:rPr>
          <w:rFonts w:ascii="Times New Roman" w:hAnsi="Times New Roman" w:cs="Times New Roman"/>
          <w:sz w:val="24"/>
          <w:szCs w:val="24"/>
        </w:rPr>
        <w:t xml:space="preserve">If they say they have felt </w:t>
      </w:r>
      <w:r w:rsidR="0051494E" w:rsidRPr="005707EB">
        <w:rPr>
          <w:rFonts w:ascii="Times New Roman" w:hAnsi="Times New Roman" w:cs="Times New Roman"/>
          <w:sz w:val="24"/>
          <w:szCs w:val="24"/>
        </w:rPr>
        <w:t>more mad</w:t>
      </w:r>
      <w:r w:rsidR="00852A94" w:rsidRPr="005707EB">
        <w:rPr>
          <w:rFonts w:ascii="Times New Roman" w:hAnsi="Times New Roman" w:cs="Times New Roman"/>
          <w:sz w:val="24"/>
          <w:szCs w:val="24"/>
        </w:rPr>
        <w:t>,</w:t>
      </w:r>
      <w:r w:rsidRPr="005707EB">
        <w:rPr>
          <w:rFonts w:ascii="Times New Roman" w:hAnsi="Times New Roman" w:cs="Times New Roman"/>
          <w:sz w:val="24"/>
          <w:szCs w:val="24"/>
        </w:rPr>
        <w:t xml:space="preserve"> </w:t>
      </w:r>
      <w:r w:rsidR="00AE3D70" w:rsidRPr="005707EB">
        <w:rPr>
          <w:rFonts w:ascii="Times New Roman" w:hAnsi="Times New Roman" w:cs="Times New Roman"/>
          <w:sz w:val="24"/>
          <w:szCs w:val="24"/>
        </w:rPr>
        <w:t xml:space="preserve">sad, </w:t>
      </w:r>
      <w:r w:rsidR="00852A94" w:rsidRPr="005707EB">
        <w:rPr>
          <w:rFonts w:ascii="Times New Roman" w:hAnsi="Times New Roman" w:cs="Times New Roman"/>
          <w:sz w:val="24"/>
          <w:szCs w:val="24"/>
        </w:rPr>
        <w:t xml:space="preserve">or irritable, </w:t>
      </w:r>
      <w:r w:rsidR="00AE3D70" w:rsidRPr="005707EB">
        <w:rPr>
          <w:rFonts w:ascii="Times New Roman" w:hAnsi="Times New Roman" w:cs="Times New Roman"/>
          <w:sz w:val="24"/>
          <w:szCs w:val="24"/>
        </w:rPr>
        <w:t>you should then ask them how long they’ve f</w:t>
      </w:r>
      <w:r w:rsidR="004D2FE0" w:rsidRPr="005707EB">
        <w:rPr>
          <w:rFonts w:ascii="Times New Roman" w:hAnsi="Times New Roman" w:cs="Times New Roman"/>
          <w:sz w:val="24"/>
          <w:szCs w:val="24"/>
        </w:rPr>
        <w:t>elt that way and if it’s affecting other aspects of their life. For example</w:t>
      </w:r>
      <w:r w:rsidR="00AB6951">
        <w:rPr>
          <w:rFonts w:ascii="Times New Roman" w:hAnsi="Times New Roman" w:cs="Times New Roman"/>
          <w:sz w:val="24"/>
          <w:szCs w:val="24"/>
        </w:rPr>
        <w:t>:</w:t>
      </w:r>
    </w:p>
    <w:p w14:paraId="396BCA4A" w14:textId="2003D5FA" w:rsidR="004D2FE0" w:rsidRPr="005707EB" w:rsidRDefault="004D2FE0"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Have </w:t>
      </w:r>
      <w:r w:rsidR="0051494E" w:rsidRPr="005707EB">
        <w:rPr>
          <w:rFonts w:ascii="Times New Roman" w:hAnsi="Times New Roman" w:cs="Times New Roman"/>
          <w:i/>
          <w:iCs/>
          <w:sz w:val="24"/>
          <w:szCs w:val="24"/>
        </w:rPr>
        <w:t>you been feeling this way for</w:t>
      </w:r>
      <w:r w:rsidRPr="005707EB">
        <w:rPr>
          <w:rFonts w:ascii="Times New Roman" w:hAnsi="Times New Roman" w:cs="Times New Roman"/>
          <w:i/>
          <w:iCs/>
          <w:sz w:val="24"/>
          <w:szCs w:val="24"/>
        </w:rPr>
        <w:t xml:space="preserve"> </w:t>
      </w:r>
      <w:r w:rsidR="00DB0D31" w:rsidRPr="005707EB">
        <w:rPr>
          <w:rFonts w:ascii="Times New Roman" w:hAnsi="Times New Roman" w:cs="Times New Roman"/>
          <w:i/>
          <w:iCs/>
          <w:sz w:val="24"/>
          <w:szCs w:val="24"/>
        </w:rPr>
        <w:t xml:space="preserve">a long time? Has it been more than </w:t>
      </w:r>
      <w:r w:rsidR="0051494E" w:rsidRPr="005707EB">
        <w:rPr>
          <w:rFonts w:ascii="Times New Roman" w:hAnsi="Times New Roman" w:cs="Times New Roman"/>
          <w:i/>
          <w:iCs/>
          <w:sz w:val="24"/>
          <w:szCs w:val="24"/>
        </w:rPr>
        <w:t xml:space="preserve">a day or two or a week or </w:t>
      </w:r>
      <w:r w:rsidR="00DB0D31" w:rsidRPr="005707EB">
        <w:rPr>
          <w:rFonts w:ascii="Times New Roman" w:hAnsi="Times New Roman" w:cs="Times New Roman"/>
          <w:i/>
          <w:iCs/>
          <w:sz w:val="24"/>
          <w:szCs w:val="24"/>
        </w:rPr>
        <w:t>two weeks?</w:t>
      </w:r>
    </w:p>
    <w:p w14:paraId="0B187CAA" w14:textId="3B87C499" w:rsidR="00DB0D31" w:rsidRPr="005707EB" w:rsidRDefault="00DB0D31" w:rsidP="00B07BDC">
      <w:pPr>
        <w:pStyle w:val="TXT"/>
        <w:rPr>
          <w:rFonts w:ascii="Times New Roman" w:hAnsi="Times New Roman" w:cs="Times New Roman"/>
          <w:i/>
          <w:iCs/>
          <w:sz w:val="24"/>
          <w:szCs w:val="24"/>
        </w:rPr>
      </w:pPr>
      <w:r w:rsidRPr="005707EB">
        <w:rPr>
          <w:rFonts w:ascii="Times New Roman" w:hAnsi="Times New Roman" w:cs="Times New Roman"/>
          <w:i/>
          <w:iCs/>
          <w:sz w:val="24"/>
          <w:szCs w:val="24"/>
        </w:rPr>
        <w:lastRenderedPageBreak/>
        <w:t xml:space="preserve">Do you feel like </w:t>
      </w:r>
      <w:r w:rsidR="0070732C" w:rsidRPr="005707EB">
        <w:rPr>
          <w:rFonts w:ascii="Times New Roman" w:hAnsi="Times New Roman" w:cs="Times New Roman"/>
          <w:i/>
          <w:iCs/>
          <w:sz w:val="24"/>
          <w:szCs w:val="24"/>
        </w:rPr>
        <w:t xml:space="preserve">your </w:t>
      </w:r>
      <w:r w:rsidR="0051494E" w:rsidRPr="005707EB">
        <w:rPr>
          <w:rFonts w:ascii="Times New Roman" w:hAnsi="Times New Roman" w:cs="Times New Roman"/>
          <w:i/>
          <w:iCs/>
          <w:sz w:val="24"/>
          <w:szCs w:val="24"/>
        </w:rPr>
        <w:t>sad or mad</w:t>
      </w:r>
      <w:r w:rsidR="00C55805" w:rsidRPr="005707EB">
        <w:rPr>
          <w:rFonts w:ascii="Times New Roman" w:hAnsi="Times New Roman" w:cs="Times New Roman"/>
          <w:i/>
          <w:iCs/>
          <w:sz w:val="24"/>
          <w:szCs w:val="24"/>
        </w:rPr>
        <w:t xml:space="preserve"> </w:t>
      </w:r>
      <w:r w:rsidR="0070732C" w:rsidRPr="005707EB">
        <w:rPr>
          <w:rFonts w:ascii="Times New Roman" w:hAnsi="Times New Roman" w:cs="Times New Roman"/>
          <w:i/>
          <w:iCs/>
          <w:sz w:val="24"/>
          <w:szCs w:val="24"/>
        </w:rPr>
        <w:t>mood is affecting your ability to have a normal life?</w:t>
      </w:r>
    </w:p>
    <w:p w14:paraId="26ED178E" w14:textId="13A20866" w:rsidR="00A4149A" w:rsidRPr="006B49C0" w:rsidRDefault="00A4149A" w:rsidP="006B49C0">
      <w:pPr>
        <w:pStyle w:val="H2"/>
      </w:pPr>
      <w:r w:rsidRPr="005707EB">
        <w:rPr>
          <w:rFonts w:ascii="Times New Roman" w:hAnsi="Times New Roman" w:cs="Times New Roman"/>
          <w:b/>
          <w:bCs/>
          <w:sz w:val="24"/>
          <w:szCs w:val="24"/>
        </w:rPr>
        <w:t xml:space="preserve">&lt;H2&gt;Anhedonia </w:t>
      </w:r>
    </w:p>
    <w:p w14:paraId="5442A119" w14:textId="6B8F5E96" w:rsidR="00977CAC" w:rsidRPr="005707EB" w:rsidRDefault="00A4149A" w:rsidP="00E10D0C">
      <w:pPr>
        <w:pStyle w:val="TXT-FLUSH"/>
        <w:rPr>
          <w:rFonts w:ascii="Times New Roman" w:hAnsi="Times New Roman" w:cs="Times New Roman"/>
          <w:sz w:val="24"/>
          <w:szCs w:val="24"/>
        </w:rPr>
      </w:pPr>
      <w:proofErr w:type="spellStart"/>
      <w:r w:rsidRPr="005707EB">
        <w:rPr>
          <w:rFonts w:ascii="Times New Roman" w:hAnsi="Times New Roman" w:cs="Times New Roman"/>
          <w:sz w:val="24"/>
          <w:szCs w:val="24"/>
        </w:rPr>
        <w:t>Anhedonia</w:t>
      </w:r>
      <w:proofErr w:type="spellEnd"/>
      <w:r w:rsidRPr="005707EB">
        <w:rPr>
          <w:rFonts w:ascii="Times New Roman" w:hAnsi="Times New Roman" w:cs="Times New Roman"/>
          <w:sz w:val="24"/>
          <w:szCs w:val="24"/>
        </w:rPr>
        <w:t xml:space="preserve"> </w:t>
      </w:r>
      <w:r w:rsidR="0051494E" w:rsidRPr="005707EB">
        <w:rPr>
          <w:rFonts w:ascii="Times New Roman" w:hAnsi="Times New Roman" w:cs="Times New Roman"/>
          <w:sz w:val="24"/>
          <w:szCs w:val="24"/>
        </w:rPr>
        <w:t>is not a common symptom in child and adolescent depression, however it is more common in severe recurrent depression, such as in teens with bipolar disorder.</w:t>
      </w:r>
      <w:r w:rsidR="00821E13" w:rsidRPr="005707EB">
        <w:rPr>
          <w:rFonts w:ascii="Times New Roman" w:hAnsi="Times New Roman" w:cs="Times New Roman"/>
          <w:sz w:val="24"/>
          <w:szCs w:val="24"/>
        </w:rPr>
        <w:t xml:space="preserve"> </w:t>
      </w:r>
      <w:r w:rsidR="0051494E" w:rsidRPr="005707EB">
        <w:rPr>
          <w:rFonts w:ascii="Times New Roman" w:hAnsi="Times New Roman" w:cs="Times New Roman"/>
          <w:sz w:val="24"/>
          <w:szCs w:val="24"/>
        </w:rPr>
        <w:t xml:space="preserve">You can explain that anhedonia can </w:t>
      </w:r>
      <w:r w:rsidR="00FC4375" w:rsidRPr="005707EB">
        <w:rPr>
          <w:rFonts w:ascii="Times New Roman" w:hAnsi="Times New Roman" w:cs="Times New Roman"/>
          <w:sz w:val="24"/>
          <w:szCs w:val="24"/>
        </w:rPr>
        <w:t>manifest</w:t>
      </w:r>
      <w:r w:rsidR="005170A2" w:rsidRPr="005707EB">
        <w:rPr>
          <w:rFonts w:ascii="Times New Roman" w:hAnsi="Times New Roman" w:cs="Times New Roman"/>
          <w:sz w:val="24"/>
          <w:szCs w:val="24"/>
        </w:rPr>
        <w:t xml:space="preserve"> </w:t>
      </w:r>
      <w:r w:rsidR="00FC4375" w:rsidRPr="005707EB">
        <w:rPr>
          <w:rFonts w:ascii="Times New Roman" w:hAnsi="Times New Roman" w:cs="Times New Roman"/>
          <w:sz w:val="24"/>
          <w:szCs w:val="24"/>
        </w:rPr>
        <w:t xml:space="preserve">as </w:t>
      </w:r>
      <w:r w:rsidR="00CF2C66" w:rsidRPr="005707EB">
        <w:rPr>
          <w:rFonts w:ascii="Times New Roman" w:hAnsi="Times New Roman" w:cs="Times New Roman"/>
          <w:sz w:val="24"/>
          <w:szCs w:val="24"/>
        </w:rPr>
        <w:t xml:space="preserve">an overwhelming </w:t>
      </w:r>
      <w:r w:rsidR="005170A2" w:rsidRPr="005707EB">
        <w:rPr>
          <w:rFonts w:ascii="Times New Roman" w:hAnsi="Times New Roman" w:cs="Times New Roman"/>
          <w:sz w:val="24"/>
          <w:szCs w:val="24"/>
        </w:rPr>
        <w:t>feeling of</w:t>
      </w:r>
      <w:r w:rsidR="00A14ECB" w:rsidRPr="005707EB">
        <w:rPr>
          <w:rFonts w:ascii="Times New Roman" w:hAnsi="Times New Roman" w:cs="Times New Roman"/>
          <w:sz w:val="24"/>
          <w:szCs w:val="24"/>
        </w:rPr>
        <w:t xml:space="preserve"> bored</w:t>
      </w:r>
      <w:r w:rsidR="005170A2" w:rsidRPr="005707EB">
        <w:rPr>
          <w:rFonts w:ascii="Times New Roman" w:hAnsi="Times New Roman" w:cs="Times New Roman"/>
          <w:sz w:val="24"/>
          <w:szCs w:val="24"/>
        </w:rPr>
        <w:t>om</w:t>
      </w:r>
      <w:r w:rsidR="008765FB" w:rsidRPr="005707EB">
        <w:rPr>
          <w:rFonts w:ascii="Times New Roman" w:hAnsi="Times New Roman" w:cs="Times New Roman"/>
          <w:sz w:val="24"/>
          <w:szCs w:val="24"/>
        </w:rPr>
        <w:t>,</w:t>
      </w:r>
      <w:r w:rsidR="005170A2" w:rsidRPr="005707EB">
        <w:rPr>
          <w:rFonts w:ascii="Times New Roman" w:hAnsi="Times New Roman" w:cs="Times New Roman"/>
          <w:sz w:val="24"/>
          <w:szCs w:val="24"/>
        </w:rPr>
        <w:t xml:space="preserve"> </w:t>
      </w:r>
      <w:r w:rsidR="00977CAC" w:rsidRPr="005707EB">
        <w:rPr>
          <w:rFonts w:ascii="Times New Roman" w:hAnsi="Times New Roman" w:cs="Times New Roman"/>
          <w:sz w:val="24"/>
          <w:szCs w:val="24"/>
        </w:rPr>
        <w:t>disinterest</w:t>
      </w:r>
      <w:r w:rsidR="008765FB" w:rsidRPr="005707EB">
        <w:rPr>
          <w:rFonts w:ascii="Times New Roman" w:hAnsi="Times New Roman" w:cs="Times New Roman"/>
          <w:sz w:val="24"/>
          <w:szCs w:val="24"/>
        </w:rPr>
        <w:t>, or irritability</w:t>
      </w:r>
      <w:r w:rsidR="005170A2" w:rsidRPr="005707EB">
        <w:rPr>
          <w:rFonts w:ascii="Times New Roman" w:hAnsi="Times New Roman" w:cs="Times New Roman"/>
          <w:sz w:val="24"/>
          <w:szCs w:val="24"/>
        </w:rPr>
        <w:t>.</w:t>
      </w:r>
      <w:r w:rsidR="00FC4375" w:rsidRPr="005707EB">
        <w:rPr>
          <w:rFonts w:ascii="Times New Roman" w:hAnsi="Times New Roman" w:cs="Times New Roman"/>
          <w:sz w:val="24"/>
          <w:szCs w:val="24"/>
        </w:rPr>
        <w:t xml:space="preserve"> To </w:t>
      </w:r>
      <w:r w:rsidR="00CF2C66" w:rsidRPr="005707EB">
        <w:rPr>
          <w:rFonts w:ascii="Times New Roman" w:hAnsi="Times New Roman" w:cs="Times New Roman"/>
          <w:sz w:val="24"/>
          <w:szCs w:val="24"/>
        </w:rPr>
        <w:t xml:space="preserve">determine the severity of </w:t>
      </w:r>
      <w:r w:rsidR="00714DD8" w:rsidRPr="005707EB">
        <w:rPr>
          <w:rFonts w:ascii="Times New Roman" w:hAnsi="Times New Roman" w:cs="Times New Roman"/>
          <w:sz w:val="24"/>
          <w:szCs w:val="24"/>
        </w:rPr>
        <w:t>symptoms you</w:t>
      </w:r>
      <w:r w:rsidR="00DF7D8D" w:rsidRPr="005707EB">
        <w:rPr>
          <w:rFonts w:ascii="Times New Roman" w:hAnsi="Times New Roman" w:cs="Times New Roman"/>
          <w:sz w:val="24"/>
          <w:szCs w:val="24"/>
        </w:rPr>
        <w:t xml:space="preserve"> </w:t>
      </w:r>
      <w:r w:rsidR="00FC4375" w:rsidRPr="005707EB">
        <w:rPr>
          <w:rFonts w:ascii="Times New Roman" w:hAnsi="Times New Roman" w:cs="Times New Roman"/>
          <w:sz w:val="24"/>
          <w:szCs w:val="24"/>
        </w:rPr>
        <w:t xml:space="preserve">should ask </w:t>
      </w:r>
      <w:r w:rsidR="001B6AD9" w:rsidRPr="005707EB">
        <w:rPr>
          <w:rFonts w:ascii="Times New Roman" w:hAnsi="Times New Roman" w:cs="Times New Roman"/>
          <w:sz w:val="24"/>
          <w:szCs w:val="24"/>
        </w:rPr>
        <w:t xml:space="preserve">about interest levels and if they still find pleasure in </w:t>
      </w:r>
      <w:r w:rsidR="00CF2C66" w:rsidRPr="005707EB">
        <w:rPr>
          <w:rFonts w:ascii="Times New Roman" w:hAnsi="Times New Roman" w:cs="Times New Roman"/>
          <w:sz w:val="24"/>
          <w:szCs w:val="24"/>
        </w:rPr>
        <w:t xml:space="preserve">usually </w:t>
      </w:r>
      <w:r w:rsidR="00F260AA" w:rsidRPr="005707EB">
        <w:rPr>
          <w:rFonts w:ascii="Times New Roman" w:hAnsi="Times New Roman" w:cs="Times New Roman"/>
          <w:sz w:val="24"/>
          <w:szCs w:val="24"/>
        </w:rPr>
        <w:t xml:space="preserve">activities that they </w:t>
      </w:r>
      <w:r w:rsidR="00714DD8" w:rsidRPr="005707EB">
        <w:rPr>
          <w:rFonts w:ascii="Times New Roman" w:hAnsi="Times New Roman" w:cs="Times New Roman"/>
          <w:sz w:val="24"/>
          <w:szCs w:val="24"/>
        </w:rPr>
        <w:t>have enjoyed</w:t>
      </w:r>
      <w:r w:rsidR="00F260AA" w:rsidRPr="005707EB">
        <w:rPr>
          <w:rFonts w:ascii="Times New Roman" w:hAnsi="Times New Roman" w:cs="Times New Roman"/>
          <w:sz w:val="24"/>
          <w:szCs w:val="24"/>
        </w:rPr>
        <w:t xml:space="preserve"> relatively recently</w:t>
      </w:r>
      <w:r w:rsidR="00CF2C66" w:rsidRPr="005707EB">
        <w:rPr>
          <w:rFonts w:ascii="Times New Roman" w:hAnsi="Times New Roman" w:cs="Times New Roman"/>
          <w:sz w:val="24"/>
          <w:szCs w:val="24"/>
        </w:rPr>
        <w:t>.</w:t>
      </w:r>
    </w:p>
    <w:p w14:paraId="13F183FA" w14:textId="4053C554" w:rsidR="0060266C" w:rsidRPr="005707EB" w:rsidRDefault="00714DD8"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Do you still enjoy doing activities that have always been fun for you?</w:t>
      </w:r>
      <w:r w:rsidR="0060266C" w:rsidRPr="005707EB">
        <w:rPr>
          <w:rFonts w:ascii="Times New Roman" w:hAnsi="Times New Roman" w:cs="Times New Roman"/>
          <w:i/>
          <w:iCs/>
          <w:sz w:val="24"/>
          <w:szCs w:val="24"/>
        </w:rPr>
        <w:t xml:space="preserve"> H</w:t>
      </w:r>
      <w:r w:rsidRPr="005707EB">
        <w:rPr>
          <w:rFonts w:ascii="Times New Roman" w:hAnsi="Times New Roman" w:cs="Times New Roman"/>
          <w:i/>
          <w:iCs/>
          <w:sz w:val="24"/>
          <w:szCs w:val="24"/>
        </w:rPr>
        <w:t xml:space="preserve">ave you been less interested in doing them </w:t>
      </w:r>
      <w:r w:rsidR="0060266C" w:rsidRPr="005707EB">
        <w:rPr>
          <w:rFonts w:ascii="Times New Roman" w:hAnsi="Times New Roman" w:cs="Times New Roman"/>
          <w:i/>
          <w:iCs/>
          <w:sz w:val="24"/>
          <w:szCs w:val="24"/>
        </w:rPr>
        <w:t>recently?</w:t>
      </w:r>
      <w:r w:rsidRPr="005707EB">
        <w:rPr>
          <w:rFonts w:ascii="Times New Roman" w:hAnsi="Times New Roman" w:cs="Times New Roman"/>
          <w:i/>
          <w:iCs/>
          <w:sz w:val="24"/>
          <w:szCs w:val="24"/>
        </w:rPr>
        <w:t xml:space="preserve"> Playing videogames? Seeing friends? Going to the park?</w:t>
      </w:r>
    </w:p>
    <w:p w14:paraId="7B251F1F" w14:textId="55B380E6" w:rsidR="0060266C" w:rsidRPr="005707EB" w:rsidRDefault="0060266C"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 you </w:t>
      </w:r>
      <w:r w:rsidR="0052189C" w:rsidRPr="005707EB">
        <w:rPr>
          <w:rFonts w:ascii="Times New Roman" w:hAnsi="Times New Roman" w:cs="Times New Roman"/>
          <w:i/>
          <w:iCs/>
          <w:sz w:val="24"/>
          <w:szCs w:val="24"/>
        </w:rPr>
        <w:t>enjoy</w:t>
      </w:r>
      <w:r w:rsidRPr="005707EB">
        <w:rPr>
          <w:rFonts w:ascii="Times New Roman" w:hAnsi="Times New Roman" w:cs="Times New Roman"/>
          <w:i/>
          <w:iCs/>
          <w:sz w:val="24"/>
          <w:szCs w:val="24"/>
        </w:rPr>
        <w:t xml:space="preserve"> any sports, hobbies, or other activities?</w:t>
      </w:r>
    </w:p>
    <w:p w14:paraId="7641E718" w14:textId="4A28F58A" w:rsidR="0060266C" w:rsidRPr="005707EB" w:rsidRDefault="0060266C"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Have you noticed </w:t>
      </w:r>
      <w:r w:rsidR="00714DD8" w:rsidRPr="005707EB">
        <w:rPr>
          <w:rFonts w:ascii="Times New Roman" w:hAnsi="Times New Roman" w:cs="Times New Roman"/>
          <w:i/>
          <w:iCs/>
          <w:sz w:val="24"/>
          <w:szCs w:val="24"/>
        </w:rPr>
        <w:t xml:space="preserve">that you are no longer </w:t>
      </w:r>
      <w:r w:rsidR="00DC2B05" w:rsidRPr="005707EB">
        <w:rPr>
          <w:rFonts w:ascii="Times New Roman" w:hAnsi="Times New Roman" w:cs="Times New Roman"/>
          <w:i/>
          <w:iCs/>
          <w:sz w:val="24"/>
          <w:szCs w:val="24"/>
        </w:rPr>
        <w:t>getting pleasure</w:t>
      </w:r>
      <w:r w:rsidR="0052189C" w:rsidRPr="005707EB">
        <w:rPr>
          <w:rFonts w:ascii="Times New Roman" w:hAnsi="Times New Roman" w:cs="Times New Roman"/>
          <w:i/>
          <w:iCs/>
          <w:sz w:val="24"/>
          <w:szCs w:val="24"/>
        </w:rPr>
        <w:t xml:space="preserve"> </w:t>
      </w:r>
      <w:r w:rsidR="00714DD8" w:rsidRPr="005707EB">
        <w:rPr>
          <w:rFonts w:ascii="Times New Roman" w:hAnsi="Times New Roman" w:cs="Times New Roman"/>
          <w:i/>
          <w:iCs/>
          <w:sz w:val="24"/>
          <w:szCs w:val="24"/>
        </w:rPr>
        <w:t>like you used to</w:t>
      </w:r>
      <w:r w:rsidR="0052189C" w:rsidRPr="005707EB">
        <w:rPr>
          <w:rFonts w:ascii="Times New Roman" w:hAnsi="Times New Roman" w:cs="Times New Roman"/>
          <w:i/>
          <w:iCs/>
          <w:sz w:val="24"/>
          <w:szCs w:val="24"/>
        </w:rPr>
        <w:t xml:space="preserve"> from these activities? How long has th</w:t>
      </w:r>
      <w:r w:rsidR="00DF7D8D" w:rsidRPr="005707EB">
        <w:rPr>
          <w:rFonts w:ascii="Times New Roman" w:hAnsi="Times New Roman" w:cs="Times New Roman"/>
          <w:i/>
          <w:iCs/>
          <w:sz w:val="24"/>
          <w:szCs w:val="24"/>
        </w:rPr>
        <w:t>at</w:t>
      </w:r>
      <w:r w:rsidR="0052189C" w:rsidRPr="005707EB">
        <w:rPr>
          <w:rFonts w:ascii="Times New Roman" w:hAnsi="Times New Roman" w:cs="Times New Roman"/>
          <w:i/>
          <w:iCs/>
          <w:sz w:val="24"/>
          <w:szCs w:val="24"/>
        </w:rPr>
        <w:t xml:space="preserve"> been going on?</w:t>
      </w:r>
    </w:p>
    <w:p w14:paraId="392FDCF5" w14:textId="1D654E3C" w:rsidR="006E6428" w:rsidRPr="005707EB" w:rsidRDefault="00B20899"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If the </w:t>
      </w:r>
      <w:r w:rsidR="00DF7D8D" w:rsidRPr="005707EB">
        <w:rPr>
          <w:rFonts w:ascii="Times New Roman" w:hAnsi="Times New Roman" w:cs="Times New Roman"/>
          <w:sz w:val="24"/>
          <w:szCs w:val="24"/>
        </w:rPr>
        <w:t>patient</w:t>
      </w:r>
      <w:r w:rsidRPr="005707EB">
        <w:rPr>
          <w:rFonts w:ascii="Times New Roman" w:hAnsi="Times New Roman" w:cs="Times New Roman"/>
          <w:sz w:val="24"/>
          <w:szCs w:val="24"/>
        </w:rPr>
        <w:t xml:space="preserve"> </w:t>
      </w:r>
      <w:r w:rsidR="002D418A" w:rsidRPr="005707EB">
        <w:rPr>
          <w:rFonts w:ascii="Times New Roman" w:hAnsi="Times New Roman" w:cs="Times New Roman"/>
          <w:sz w:val="24"/>
          <w:szCs w:val="24"/>
        </w:rPr>
        <w:t xml:space="preserve">indicates that </w:t>
      </w:r>
      <w:r w:rsidR="00881A02" w:rsidRPr="005707EB">
        <w:rPr>
          <w:rFonts w:ascii="Times New Roman" w:hAnsi="Times New Roman" w:cs="Times New Roman"/>
          <w:sz w:val="24"/>
          <w:szCs w:val="24"/>
        </w:rPr>
        <w:t>they are experiencing</w:t>
      </w:r>
      <w:r w:rsidR="00714DD8" w:rsidRPr="005707EB">
        <w:rPr>
          <w:rFonts w:ascii="Times New Roman" w:hAnsi="Times New Roman" w:cs="Times New Roman"/>
          <w:sz w:val="24"/>
          <w:szCs w:val="24"/>
        </w:rPr>
        <w:t xml:space="preserve"> </w:t>
      </w:r>
      <w:r w:rsidR="00EE58B0" w:rsidRPr="005707EB">
        <w:rPr>
          <w:rFonts w:ascii="Times New Roman" w:hAnsi="Times New Roman" w:cs="Times New Roman"/>
          <w:sz w:val="24"/>
          <w:szCs w:val="24"/>
        </w:rPr>
        <w:t xml:space="preserve">anhedonia, you </w:t>
      </w:r>
      <w:r w:rsidR="002D418A" w:rsidRPr="005707EB">
        <w:rPr>
          <w:rFonts w:ascii="Times New Roman" w:hAnsi="Times New Roman" w:cs="Times New Roman"/>
          <w:sz w:val="24"/>
          <w:szCs w:val="24"/>
        </w:rPr>
        <w:t xml:space="preserve">should </w:t>
      </w:r>
      <w:r w:rsidR="00EE58B0" w:rsidRPr="005707EB">
        <w:rPr>
          <w:rFonts w:ascii="Times New Roman" w:hAnsi="Times New Roman" w:cs="Times New Roman"/>
          <w:sz w:val="24"/>
          <w:szCs w:val="24"/>
        </w:rPr>
        <w:t xml:space="preserve">ask follow-up questions </w:t>
      </w:r>
      <w:r w:rsidR="00F45A61" w:rsidRPr="005707EB">
        <w:rPr>
          <w:rFonts w:ascii="Times New Roman" w:hAnsi="Times New Roman" w:cs="Times New Roman"/>
          <w:sz w:val="24"/>
          <w:szCs w:val="24"/>
        </w:rPr>
        <w:t>to determine that a change has recently taken place. For example</w:t>
      </w:r>
      <w:r w:rsidR="00C33646">
        <w:rPr>
          <w:rFonts w:ascii="Times New Roman" w:hAnsi="Times New Roman" w:cs="Times New Roman"/>
          <w:sz w:val="24"/>
          <w:szCs w:val="24"/>
        </w:rPr>
        <w:t>:</w:t>
      </w:r>
    </w:p>
    <w:p w14:paraId="648DE774" w14:textId="46242F98" w:rsidR="00056FA1" w:rsidRPr="005707EB" w:rsidRDefault="00172DB8" w:rsidP="00B3125F">
      <w:pPr>
        <w:pStyle w:val="TXT"/>
        <w:rPr>
          <w:rFonts w:ascii="Times New Roman" w:hAnsi="Times New Roman" w:cs="Times New Roman"/>
          <w:sz w:val="24"/>
          <w:szCs w:val="24"/>
        </w:rPr>
      </w:pPr>
      <w:r w:rsidRPr="005707EB">
        <w:rPr>
          <w:rFonts w:ascii="Times New Roman" w:hAnsi="Times New Roman" w:cs="Times New Roman"/>
          <w:i/>
          <w:sz w:val="24"/>
          <w:szCs w:val="24"/>
        </w:rPr>
        <w:t>What did you used to do</w:t>
      </w:r>
      <w:r w:rsidR="00056FA1" w:rsidRPr="005707EB">
        <w:rPr>
          <w:rFonts w:ascii="Times New Roman" w:hAnsi="Times New Roman" w:cs="Times New Roman"/>
          <w:i/>
          <w:sz w:val="24"/>
          <w:szCs w:val="24"/>
        </w:rPr>
        <w:t xml:space="preserve"> for fun?</w:t>
      </w:r>
    </w:p>
    <w:p w14:paraId="32F542B4" w14:textId="5CFF5605" w:rsidR="00056FA1" w:rsidRPr="005707EB" w:rsidRDefault="00056FA1" w:rsidP="00B3125F">
      <w:pPr>
        <w:pStyle w:val="TXT"/>
        <w:rPr>
          <w:rFonts w:ascii="Times New Roman" w:hAnsi="Times New Roman" w:cs="Times New Roman"/>
          <w:sz w:val="24"/>
          <w:szCs w:val="24"/>
        </w:rPr>
      </w:pPr>
      <w:r w:rsidRPr="005707EB">
        <w:rPr>
          <w:rFonts w:ascii="Times New Roman" w:hAnsi="Times New Roman" w:cs="Times New Roman"/>
          <w:i/>
          <w:sz w:val="24"/>
          <w:szCs w:val="24"/>
        </w:rPr>
        <w:t xml:space="preserve">What sorts of hobbies did </w:t>
      </w:r>
      <w:r w:rsidR="002D418A" w:rsidRPr="005707EB">
        <w:rPr>
          <w:rFonts w:ascii="Times New Roman" w:hAnsi="Times New Roman" w:cs="Times New Roman"/>
          <w:i/>
          <w:sz w:val="24"/>
          <w:szCs w:val="24"/>
        </w:rPr>
        <w:t>you enjoy</w:t>
      </w:r>
      <w:r w:rsidRPr="005707EB">
        <w:rPr>
          <w:rFonts w:ascii="Times New Roman" w:hAnsi="Times New Roman" w:cs="Times New Roman"/>
          <w:i/>
          <w:sz w:val="24"/>
          <w:szCs w:val="24"/>
        </w:rPr>
        <w:t>?</w:t>
      </w:r>
    </w:p>
    <w:p w14:paraId="567F6525" w14:textId="1021E3D3" w:rsidR="00056FA1" w:rsidRPr="005707EB" w:rsidRDefault="00056FA1"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Did you go out with friends?</w:t>
      </w:r>
      <w:r w:rsidR="005034F1" w:rsidRPr="005707EB">
        <w:rPr>
          <w:rFonts w:ascii="Times New Roman" w:hAnsi="Times New Roman" w:cs="Times New Roman"/>
          <w:i/>
          <w:sz w:val="24"/>
          <w:szCs w:val="24"/>
        </w:rPr>
        <w:t xml:space="preserve"> What would you do with them?</w:t>
      </w:r>
    </w:p>
    <w:p w14:paraId="1A16CDD6" w14:textId="4C0E2DBF" w:rsidR="005034F1" w:rsidRPr="005707EB" w:rsidRDefault="005034F1" w:rsidP="00B3125F">
      <w:pPr>
        <w:pStyle w:val="TXT"/>
        <w:rPr>
          <w:rFonts w:ascii="Times New Roman" w:hAnsi="Times New Roman" w:cs="Times New Roman"/>
          <w:sz w:val="24"/>
          <w:szCs w:val="24"/>
        </w:rPr>
      </w:pPr>
      <w:r w:rsidRPr="005707EB">
        <w:rPr>
          <w:rFonts w:ascii="Times New Roman" w:hAnsi="Times New Roman" w:cs="Times New Roman"/>
          <w:i/>
          <w:sz w:val="24"/>
          <w:szCs w:val="24"/>
        </w:rPr>
        <w:t>Did you play sports?</w:t>
      </w:r>
      <w:r w:rsidR="00D506F3" w:rsidRPr="005707EB">
        <w:rPr>
          <w:rFonts w:ascii="Times New Roman" w:hAnsi="Times New Roman" w:cs="Times New Roman"/>
          <w:i/>
          <w:sz w:val="24"/>
          <w:szCs w:val="24"/>
        </w:rPr>
        <w:t xml:space="preserve"> Which one was your favorite?</w:t>
      </w:r>
    </w:p>
    <w:p w14:paraId="7F9B482B" w14:textId="40ABA93F" w:rsidR="00B3076C" w:rsidRPr="004C1D57" w:rsidRDefault="00B3076C" w:rsidP="006B49C0">
      <w:pPr>
        <w:pStyle w:val="H2"/>
        <w:rPr>
          <w:rFonts w:ascii="Times New Roman" w:hAnsi="Times New Roman" w:cs="Times New Roman"/>
          <w:b/>
          <w:bCs/>
          <w:sz w:val="24"/>
          <w:szCs w:val="24"/>
        </w:rPr>
      </w:pPr>
      <w:r w:rsidRPr="004C1D57">
        <w:rPr>
          <w:rFonts w:ascii="Times New Roman" w:hAnsi="Times New Roman" w:cs="Times New Roman"/>
          <w:b/>
          <w:bCs/>
          <w:sz w:val="24"/>
          <w:szCs w:val="24"/>
        </w:rPr>
        <w:t>&lt;H2&gt;Additional Symptoms</w:t>
      </w:r>
    </w:p>
    <w:p w14:paraId="0D9E1610" w14:textId="79FD25AD"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 xml:space="preserve">Additional Symptoms </w:t>
      </w:r>
      <w:r w:rsidR="00A4149A" w:rsidRPr="005707EB">
        <w:rPr>
          <w:rFonts w:ascii="Times New Roman" w:hAnsi="Times New Roman" w:cs="Times New Roman"/>
          <w:sz w:val="24"/>
          <w:szCs w:val="24"/>
        </w:rPr>
        <w:t>that may occur during an episode of major d</w:t>
      </w:r>
      <w:r w:rsidRPr="005707EB">
        <w:rPr>
          <w:rFonts w:ascii="Times New Roman" w:hAnsi="Times New Roman" w:cs="Times New Roman"/>
          <w:sz w:val="24"/>
          <w:szCs w:val="24"/>
        </w:rPr>
        <w:t xml:space="preserve">epression to inquire about: </w:t>
      </w:r>
    </w:p>
    <w:p w14:paraId="161FECED" w14:textId="30A9E1C7" w:rsidR="00881A02" w:rsidRPr="00871419" w:rsidRDefault="00F54B96" w:rsidP="00871419">
      <w:pPr>
        <w:pStyle w:val="BL-FIRST"/>
      </w:pPr>
      <w:r w:rsidRPr="005707EB">
        <w:rPr>
          <w:rFonts w:ascii="Symbol" w:hAnsi="Symbol" w:cs="Times New Roman"/>
          <w:bCs/>
          <w:sz w:val="24"/>
          <w:szCs w:val="24"/>
        </w:rPr>
        <w:t></w:t>
      </w:r>
      <w:r w:rsidRPr="005707EB">
        <w:rPr>
          <w:rFonts w:ascii="Symbol" w:hAnsi="Symbol" w:cs="Times New Roman"/>
          <w:bCs/>
          <w:sz w:val="24"/>
          <w:szCs w:val="24"/>
        </w:rPr>
        <w:tab/>
      </w:r>
      <w:r w:rsidR="002D56B5" w:rsidRPr="00F54B96">
        <w:rPr>
          <w:rFonts w:ascii="Times New Roman" w:hAnsi="Times New Roman" w:cs="Times New Roman"/>
          <w:b/>
          <w:bCs/>
          <w:sz w:val="24"/>
          <w:szCs w:val="24"/>
        </w:rPr>
        <w:t>Changes in weight</w:t>
      </w:r>
      <w:r w:rsidR="00A04D1B" w:rsidRPr="00F54B96">
        <w:rPr>
          <w:rFonts w:ascii="Times New Roman" w:hAnsi="Times New Roman" w:cs="Times New Roman"/>
          <w:b/>
          <w:bCs/>
          <w:sz w:val="24"/>
          <w:szCs w:val="24"/>
        </w:rPr>
        <w:t xml:space="preserve"> or</w:t>
      </w:r>
      <w:r w:rsidR="003E4C9C" w:rsidRPr="00F54B96">
        <w:rPr>
          <w:rFonts w:ascii="Times New Roman" w:hAnsi="Times New Roman" w:cs="Times New Roman"/>
          <w:b/>
          <w:bCs/>
          <w:sz w:val="24"/>
          <w:szCs w:val="24"/>
        </w:rPr>
        <w:t xml:space="preserve"> </w:t>
      </w:r>
      <w:r w:rsidR="002D56B5" w:rsidRPr="00F54B96">
        <w:rPr>
          <w:rFonts w:ascii="Times New Roman" w:hAnsi="Times New Roman" w:cs="Times New Roman"/>
          <w:b/>
          <w:bCs/>
          <w:sz w:val="24"/>
          <w:szCs w:val="24"/>
        </w:rPr>
        <w:t>appetite</w:t>
      </w:r>
    </w:p>
    <w:p w14:paraId="3A46704A" w14:textId="63F8A801" w:rsidR="002D56B5"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lastRenderedPageBreak/>
        <w:t></w:t>
      </w:r>
      <w:r w:rsidRPr="005707EB">
        <w:rPr>
          <w:rFonts w:ascii="Symbol" w:hAnsi="Symbol" w:cs="Times New Roman"/>
          <w:bCs/>
          <w:sz w:val="24"/>
          <w:szCs w:val="24"/>
        </w:rPr>
        <w:tab/>
      </w:r>
      <w:r w:rsidR="002D56B5" w:rsidRPr="00F54B96">
        <w:rPr>
          <w:rFonts w:ascii="Times New Roman" w:hAnsi="Times New Roman" w:cs="Times New Roman"/>
          <w:b/>
          <w:bCs/>
          <w:sz w:val="24"/>
          <w:szCs w:val="24"/>
        </w:rPr>
        <w:t xml:space="preserve">Changes in sleep </w:t>
      </w:r>
      <w:r w:rsidR="00865E39" w:rsidRPr="00F54B96">
        <w:rPr>
          <w:rFonts w:ascii="Times New Roman" w:hAnsi="Times New Roman" w:cs="Times New Roman"/>
          <w:b/>
          <w:bCs/>
          <w:sz w:val="24"/>
          <w:szCs w:val="24"/>
        </w:rPr>
        <w:t>patterns</w:t>
      </w:r>
    </w:p>
    <w:p w14:paraId="13FDEAEA" w14:textId="2DB8ABDA" w:rsidR="002D56B5"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proofErr w:type="gramStart"/>
      <w:r w:rsidR="002D56B5" w:rsidRPr="00F54B96">
        <w:rPr>
          <w:rFonts w:ascii="Times New Roman" w:hAnsi="Times New Roman" w:cs="Times New Roman"/>
          <w:b/>
          <w:bCs/>
          <w:sz w:val="24"/>
          <w:szCs w:val="24"/>
        </w:rPr>
        <w:t>Psychomotor</w:t>
      </w:r>
      <w:proofErr w:type="gramEnd"/>
      <w:r w:rsidR="002D56B5" w:rsidRPr="00F54B96">
        <w:rPr>
          <w:rFonts w:ascii="Times New Roman" w:hAnsi="Times New Roman" w:cs="Times New Roman"/>
          <w:b/>
          <w:bCs/>
          <w:sz w:val="24"/>
          <w:szCs w:val="24"/>
        </w:rPr>
        <w:t xml:space="preserve"> agitation or retardation</w:t>
      </w:r>
    </w:p>
    <w:p w14:paraId="03058280" w14:textId="5C35C68E" w:rsidR="002D56B5"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r w:rsidR="002D56B5" w:rsidRPr="00F54B96">
        <w:rPr>
          <w:rFonts w:ascii="Times New Roman" w:hAnsi="Times New Roman" w:cs="Times New Roman"/>
          <w:b/>
          <w:bCs/>
          <w:sz w:val="24"/>
          <w:szCs w:val="24"/>
        </w:rPr>
        <w:t>Fatigue or lack of energy</w:t>
      </w:r>
    </w:p>
    <w:p w14:paraId="41359E41" w14:textId="15799BE4" w:rsidR="002D56B5"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r w:rsidR="00F2709B" w:rsidRPr="00F54B96">
        <w:rPr>
          <w:rFonts w:ascii="Times New Roman" w:hAnsi="Times New Roman" w:cs="Times New Roman"/>
          <w:b/>
          <w:bCs/>
          <w:sz w:val="24"/>
          <w:szCs w:val="24"/>
        </w:rPr>
        <w:t>Feelings of worthlessness/hopelessness</w:t>
      </w:r>
    </w:p>
    <w:p w14:paraId="4392CCED" w14:textId="0D37E740" w:rsidR="00BB6F23"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r w:rsidR="00BB6F23" w:rsidRPr="00F54B96">
        <w:rPr>
          <w:rFonts w:ascii="Times New Roman" w:hAnsi="Times New Roman" w:cs="Times New Roman"/>
          <w:b/>
          <w:bCs/>
          <w:sz w:val="24"/>
          <w:szCs w:val="24"/>
        </w:rPr>
        <w:t>Feelings of guilt</w:t>
      </w:r>
    </w:p>
    <w:p w14:paraId="72E95BF9" w14:textId="37E7DE5A" w:rsidR="00BB6F23" w:rsidRPr="00F54B96" w:rsidRDefault="00F54B96" w:rsidP="00871419">
      <w:pPr>
        <w:pStyle w:val="BL-MID"/>
        <w:rPr>
          <w:rFonts w:ascii="Times New Roman" w:hAnsi="Times New Roman" w:cs="Times New Roman"/>
          <w:b/>
          <w:bCs/>
          <w:sz w:val="24"/>
          <w:szCs w:val="24"/>
        </w:rPr>
      </w:pPr>
      <w:r w:rsidRPr="005707EB">
        <w:rPr>
          <w:rFonts w:ascii="Symbol" w:hAnsi="Symbol" w:cs="Times New Roman"/>
          <w:bCs/>
          <w:sz w:val="24"/>
          <w:szCs w:val="24"/>
        </w:rPr>
        <w:t></w:t>
      </w:r>
      <w:r w:rsidRPr="005707EB">
        <w:rPr>
          <w:rFonts w:ascii="Symbol" w:hAnsi="Symbol" w:cs="Times New Roman"/>
          <w:bCs/>
          <w:sz w:val="24"/>
          <w:szCs w:val="24"/>
        </w:rPr>
        <w:tab/>
      </w:r>
      <w:r w:rsidR="00BB6F23" w:rsidRPr="00F54B96">
        <w:rPr>
          <w:rFonts w:ascii="Times New Roman" w:hAnsi="Times New Roman" w:cs="Times New Roman"/>
          <w:b/>
          <w:bCs/>
          <w:sz w:val="24"/>
          <w:szCs w:val="24"/>
        </w:rPr>
        <w:t>Inability to concentrate</w:t>
      </w:r>
      <w:r w:rsidR="000E405A" w:rsidRPr="00F54B96">
        <w:rPr>
          <w:rFonts w:ascii="Times New Roman" w:hAnsi="Times New Roman" w:cs="Times New Roman"/>
          <w:b/>
          <w:bCs/>
          <w:sz w:val="24"/>
          <w:szCs w:val="24"/>
        </w:rPr>
        <w:t xml:space="preserve"> or indecisiveness</w:t>
      </w:r>
    </w:p>
    <w:p w14:paraId="76F72B07" w14:textId="0F2A2302" w:rsidR="00BB6F23" w:rsidRPr="00871419" w:rsidRDefault="00F54B96" w:rsidP="00871419">
      <w:pPr>
        <w:pStyle w:val="BL-LAST"/>
      </w:pPr>
      <w:r w:rsidRPr="005707EB">
        <w:rPr>
          <w:rFonts w:ascii="Symbol" w:hAnsi="Symbol" w:cs="Times New Roman"/>
          <w:bCs/>
          <w:sz w:val="24"/>
          <w:szCs w:val="24"/>
        </w:rPr>
        <w:t></w:t>
      </w:r>
      <w:r w:rsidRPr="005707EB">
        <w:rPr>
          <w:rFonts w:ascii="Symbol" w:hAnsi="Symbol" w:cs="Times New Roman"/>
          <w:bCs/>
          <w:sz w:val="24"/>
          <w:szCs w:val="24"/>
        </w:rPr>
        <w:tab/>
      </w:r>
      <w:r w:rsidR="00187972" w:rsidRPr="00F54B96">
        <w:rPr>
          <w:rFonts w:ascii="Times New Roman" w:hAnsi="Times New Roman" w:cs="Times New Roman"/>
          <w:b/>
          <w:bCs/>
          <w:sz w:val="24"/>
          <w:szCs w:val="24"/>
        </w:rPr>
        <w:t>Suicidal</w:t>
      </w:r>
      <w:r w:rsidR="003E4C9C" w:rsidRPr="00F54B96">
        <w:rPr>
          <w:rFonts w:ascii="Times New Roman" w:hAnsi="Times New Roman" w:cs="Times New Roman"/>
          <w:b/>
          <w:bCs/>
          <w:sz w:val="24"/>
          <w:szCs w:val="24"/>
        </w:rPr>
        <w:t xml:space="preserve"> thinking and</w:t>
      </w:r>
      <w:r w:rsidR="00865E39" w:rsidRPr="00F54B96">
        <w:rPr>
          <w:rFonts w:ascii="Times New Roman" w:hAnsi="Times New Roman" w:cs="Times New Roman"/>
          <w:b/>
          <w:bCs/>
          <w:sz w:val="24"/>
          <w:szCs w:val="24"/>
        </w:rPr>
        <w:t>/or</w:t>
      </w:r>
      <w:r w:rsidR="003E4C9C" w:rsidRPr="00F54B96">
        <w:rPr>
          <w:rFonts w:ascii="Times New Roman" w:hAnsi="Times New Roman" w:cs="Times New Roman"/>
          <w:b/>
          <w:bCs/>
          <w:sz w:val="24"/>
          <w:szCs w:val="24"/>
        </w:rPr>
        <w:t xml:space="preserve"> behavior</w:t>
      </w:r>
    </w:p>
    <w:p w14:paraId="5C159FA4" w14:textId="56747C02"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Patients with depressive disorders often experience changes in their daily </w:t>
      </w:r>
      <w:r w:rsidR="00865E39" w:rsidRPr="005707EB">
        <w:rPr>
          <w:rFonts w:ascii="Times New Roman" w:hAnsi="Times New Roman" w:cs="Times New Roman"/>
          <w:sz w:val="24"/>
          <w:szCs w:val="24"/>
        </w:rPr>
        <w:t xml:space="preserve">body “regulatory” </w:t>
      </w:r>
      <w:r w:rsidRPr="005707EB">
        <w:rPr>
          <w:rFonts w:ascii="Times New Roman" w:hAnsi="Times New Roman" w:cs="Times New Roman"/>
          <w:sz w:val="24"/>
          <w:szCs w:val="24"/>
        </w:rPr>
        <w:t xml:space="preserve">function, so it is important to ask them </w:t>
      </w:r>
      <w:r w:rsidR="00865E39" w:rsidRPr="005707EB">
        <w:rPr>
          <w:rFonts w:ascii="Times New Roman" w:hAnsi="Times New Roman" w:cs="Times New Roman"/>
          <w:sz w:val="24"/>
          <w:szCs w:val="24"/>
        </w:rPr>
        <w:t xml:space="preserve">about changes in </w:t>
      </w:r>
      <w:r w:rsidRPr="005707EB">
        <w:rPr>
          <w:rFonts w:ascii="Times New Roman" w:hAnsi="Times New Roman" w:cs="Times New Roman"/>
          <w:sz w:val="24"/>
          <w:szCs w:val="24"/>
        </w:rPr>
        <w:t>appetite, sleep, energy level, an</w:t>
      </w:r>
      <w:r w:rsidR="00865E39" w:rsidRPr="005707EB">
        <w:rPr>
          <w:rFonts w:ascii="Times New Roman" w:hAnsi="Times New Roman" w:cs="Times New Roman"/>
          <w:sz w:val="24"/>
          <w:szCs w:val="24"/>
        </w:rPr>
        <w:t>d level of social activity.</w:t>
      </w:r>
    </w:p>
    <w:p w14:paraId="449A41BA" w14:textId="6F7B8A63" w:rsidR="009C1CB8" w:rsidRPr="006B49C0" w:rsidRDefault="009C1CB8" w:rsidP="006B49C0">
      <w:pPr>
        <w:pStyle w:val="H3"/>
      </w:pPr>
      <w:r w:rsidRPr="005707EB">
        <w:rPr>
          <w:rFonts w:ascii="Times New Roman" w:hAnsi="Times New Roman" w:cs="Times New Roman"/>
          <w:sz w:val="24"/>
          <w:szCs w:val="24"/>
        </w:rPr>
        <w:t>&lt;</w:t>
      </w:r>
      <w:r w:rsidR="00E13F13">
        <w:rPr>
          <w:rFonts w:ascii="Times New Roman" w:hAnsi="Times New Roman" w:cs="Times New Roman"/>
          <w:sz w:val="24"/>
          <w:szCs w:val="24"/>
        </w:rPr>
        <w:t>H</w:t>
      </w:r>
      <w:r w:rsidR="002D5E7B">
        <w:rPr>
          <w:rFonts w:ascii="Times New Roman" w:hAnsi="Times New Roman" w:cs="Times New Roman"/>
          <w:sz w:val="24"/>
          <w:szCs w:val="24"/>
        </w:rPr>
        <w:t>3</w:t>
      </w:r>
      <w:r w:rsidRPr="005707EB">
        <w:rPr>
          <w:rFonts w:ascii="Times New Roman" w:hAnsi="Times New Roman" w:cs="Times New Roman"/>
          <w:sz w:val="24"/>
          <w:szCs w:val="24"/>
        </w:rPr>
        <w:t>&gt;</w:t>
      </w:r>
      <w:r w:rsidRPr="005707EB">
        <w:rPr>
          <w:rFonts w:ascii="Times New Roman" w:hAnsi="Times New Roman" w:cs="Times New Roman"/>
          <w:b/>
          <w:bCs/>
          <w:sz w:val="24"/>
          <w:szCs w:val="24"/>
        </w:rPr>
        <w:t xml:space="preserve">Changes in Weight or Appetite </w:t>
      </w:r>
    </w:p>
    <w:p w14:paraId="6CD84CAB" w14:textId="7DA4111D"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Children and adolescents may experience an increase or a decrease in appetite</w:t>
      </w:r>
      <w:r w:rsidR="003E336C" w:rsidRPr="005707EB">
        <w:rPr>
          <w:rFonts w:ascii="Times New Roman" w:hAnsi="Times New Roman" w:cs="Times New Roman"/>
          <w:sz w:val="24"/>
          <w:szCs w:val="24"/>
        </w:rPr>
        <w:t xml:space="preserve"> when they are depressed.</w:t>
      </w:r>
      <w:r w:rsidRPr="005707EB">
        <w:rPr>
          <w:rFonts w:ascii="Times New Roman" w:hAnsi="Times New Roman" w:cs="Times New Roman"/>
          <w:sz w:val="24"/>
          <w:szCs w:val="24"/>
        </w:rPr>
        <w:t xml:space="preserve"> Weight gain and weight loss are less </w:t>
      </w:r>
      <w:r w:rsidR="00865E39" w:rsidRPr="005707EB">
        <w:rPr>
          <w:rFonts w:ascii="Times New Roman" w:hAnsi="Times New Roman" w:cs="Times New Roman"/>
          <w:sz w:val="24"/>
          <w:szCs w:val="24"/>
        </w:rPr>
        <w:t>common but</w:t>
      </w:r>
      <w:r w:rsidRPr="005707EB">
        <w:rPr>
          <w:rFonts w:ascii="Times New Roman" w:hAnsi="Times New Roman" w:cs="Times New Roman"/>
          <w:sz w:val="24"/>
          <w:szCs w:val="24"/>
        </w:rPr>
        <w:t xml:space="preserve"> may occur.</w:t>
      </w:r>
    </w:p>
    <w:p w14:paraId="41021CA1"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sz w:val="24"/>
          <w:szCs w:val="24"/>
        </w:rPr>
        <w:t>When asking about appetite and weight, questions should be nonleading and nonjudgmental:</w:t>
      </w:r>
    </w:p>
    <w:p w14:paraId="71B3394A"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Has your appetite recently increased or decreased, or has it stayed about the same?</w:t>
      </w:r>
    </w:p>
    <w:p w14:paraId="03A9BB74"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Have you recently lost or gained weight?</w:t>
      </w:r>
    </w:p>
    <w:p w14:paraId="21891674"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How long have you noticed these changes in appetite or weight?</w:t>
      </w:r>
    </w:p>
    <w:p w14:paraId="232F144B"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How many meals do you eat each day?</w:t>
      </w:r>
    </w:p>
    <w:p w14:paraId="602A44E8"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 xml:space="preserve">Do you ever skip meals because you just </w:t>
      </w:r>
      <w:r w:rsidRPr="00B3125F">
        <w:t>don’t</w:t>
      </w:r>
      <w:r w:rsidRPr="005707EB">
        <w:rPr>
          <w:rFonts w:ascii="Times New Roman" w:hAnsi="Times New Roman" w:cs="Times New Roman"/>
          <w:i/>
          <w:sz w:val="24"/>
          <w:szCs w:val="24"/>
        </w:rPr>
        <w:t xml:space="preserve"> feel like eating?</w:t>
      </w:r>
    </w:p>
    <w:p w14:paraId="50A252F2"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Does food taste good to you?</w:t>
      </w:r>
    </w:p>
    <w:p w14:paraId="190F7703" w14:textId="59755F19"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lastRenderedPageBreak/>
        <w:t>&lt;H</w:t>
      </w:r>
      <w:r w:rsidR="008A140D">
        <w:rPr>
          <w:rFonts w:ascii="Times New Roman" w:hAnsi="Times New Roman" w:cs="Times New Roman"/>
          <w:b/>
          <w:bCs/>
          <w:sz w:val="24"/>
          <w:szCs w:val="24"/>
        </w:rPr>
        <w:t>3</w:t>
      </w:r>
      <w:r w:rsidRPr="005707EB">
        <w:rPr>
          <w:rFonts w:ascii="Times New Roman" w:hAnsi="Times New Roman" w:cs="Times New Roman"/>
          <w:b/>
          <w:bCs/>
          <w:sz w:val="24"/>
          <w:szCs w:val="24"/>
        </w:rPr>
        <w:t xml:space="preserve">&gt;Changes in Sleep </w:t>
      </w:r>
      <w:r w:rsidR="00FA6145">
        <w:rPr>
          <w:rFonts w:ascii="Times New Roman" w:hAnsi="Times New Roman" w:cs="Times New Roman"/>
          <w:b/>
          <w:bCs/>
          <w:sz w:val="24"/>
          <w:szCs w:val="24"/>
        </w:rPr>
        <w:t>Patterns</w:t>
      </w:r>
    </w:p>
    <w:p w14:paraId="01558071" w14:textId="7582D850"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Disruptions in sleep</w:t>
      </w:r>
      <w:r w:rsidR="00F06D83" w:rsidRPr="005707EB">
        <w:rPr>
          <w:rFonts w:ascii="Times New Roman" w:hAnsi="Times New Roman" w:cs="Times New Roman"/>
          <w:sz w:val="24"/>
          <w:szCs w:val="24"/>
        </w:rPr>
        <w:t xml:space="preserve"> patterns, such as increased or decreased sleep often occur during an episode of major depression.</w:t>
      </w:r>
      <w:r w:rsidRPr="005707EB">
        <w:rPr>
          <w:rFonts w:ascii="Times New Roman" w:hAnsi="Times New Roman" w:cs="Times New Roman"/>
          <w:sz w:val="24"/>
          <w:szCs w:val="24"/>
        </w:rPr>
        <w:t xml:space="preserve"> As with other </w:t>
      </w:r>
      <w:r w:rsidR="00F06D83" w:rsidRPr="005707EB">
        <w:rPr>
          <w:rFonts w:ascii="Times New Roman" w:hAnsi="Times New Roman" w:cs="Times New Roman"/>
          <w:sz w:val="24"/>
          <w:szCs w:val="24"/>
        </w:rPr>
        <w:t xml:space="preserve">depressive </w:t>
      </w:r>
      <w:r w:rsidRPr="005707EB">
        <w:rPr>
          <w:rFonts w:ascii="Times New Roman" w:hAnsi="Times New Roman" w:cs="Times New Roman"/>
          <w:sz w:val="24"/>
          <w:szCs w:val="24"/>
        </w:rPr>
        <w:t>symptoms, it is important to establish that the</w:t>
      </w:r>
      <w:r w:rsidR="00F06D83" w:rsidRPr="005707EB">
        <w:rPr>
          <w:rFonts w:ascii="Times New Roman" w:hAnsi="Times New Roman" w:cs="Times New Roman"/>
          <w:sz w:val="24"/>
          <w:szCs w:val="24"/>
        </w:rPr>
        <w:t xml:space="preserve">re has been a </w:t>
      </w:r>
      <w:r w:rsidR="00F06D83" w:rsidRPr="005707EB">
        <w:rPr>
          <w:rFonts w:ascii="Times New Roman" w:hAnsi="Times New Roman" w:cs="Times New Roman"/>
          <w:b/>
          <w:bCs/>
          <w:i/>
          <w:iCs/>
          <w:sz w:val="24"/>
          <w:szCs w:val="24"/>
        </w:rPr>
        <w:t xml:space="preserve">change </w:t>
      </w:r>
      <w:r w:rsidR="00F06D83" w:rsidRPr="005707EB">
        <w:rPr>
          <w:rFonts w:ascii="Times New Roman" w:hAnsi="Times New Roman" w:cs="Times New Roman"/>
          <w:sz w:val="24"/>
          <w:szCs w:val="24"/>
        </w:rPr>
        <w:t>from their typical behavior.</w:t>
      </w:r>
    </w:p>
    <w:p w14:paraId="04679FAE" w14:textId="572B4DE8"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 xml:space="preserve">Have you slept normally in the past few weeks or months? Have </w:t>
      </w:r>
      <w:r w:rsidR="00A4149A" w:rsidRPr="005707EB">
        <w:rPr>
          <w:rFonts w:ascii="Times New Roman" w:hAnsi="Times New Roman" w:cs="Times New Roman"/>
          <w:i/>
          <w:sz w:val="24"/>
          <w:szCs w:val="24"/>
        </w:rPr>
        <w:t>there</w:t>
      </w:r>
      <w:r w:rsidRPr="005707EB">
        <w:rPr>
          <w:rFonts w:ascii="Times New Roman" w:hAnsi="Times New Roman" w:cs="Times New Roman"/>
          <w:i/>
          <w:sz w:val="24"/>
          <w:szCs w:val="24"/>
        </w:rPr>
        <w:t xml:space="preserve"> been any changes since you’ve been feeling sad less energetic?</w:t>
      </w:r>
    </w:p>
    <w:p w14:paraId="16658A70" w14:textId="6D059FC1"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 xml:space="preserve">What time do you </w:t>
      </w:r>
      <w:r w:rsidR="00F06D83" w:rsidRPr="005707EB">
        <w:rPr>
          <w:rFonts w:ascii="Times New Roman" w:hAnsi="Times New Roman" w:cs="Times New Roman"/>
          <w:i/>
          <w:sz w:val="24"/>
          <w:szCs w:val="24"/>
        </w:rPr>
        <w:t>get in</w:t>
      </w:r>
      <w:r w:rsidR="00A4149A" w:rsidRPr="005707EB">
        <w:rPr>
          <w:rFonts w:ascii="Times New Roman" w:hAnsi="Times New Roman" w:cs="Times New Roman"/>
          <w:i/>
          <w:sz w:val="24"/>
          <w:szCs w:val="24"/>
        </w:rPr>
        <w:t>to</w:t>
      </w:r>
      <w:r w:rsidR="00F06D83" w:rsidRPr="005707EB">
        <w:rPr>
          <w:rFonts w:ascii="Times New Roman" w:hAnsi="Times New Roman" w:cs="Times New Roman"/>
          <w:i/>
          <w:sz w:val="24"/>
          <w:szCs w:val="24"/>
        </w:rPr>
        <w:t xml:space="preserve"> bed</w:t>
      </w:r>
      <w:r w:rsidRPr="005707EB">
        <w:rPr>
          <w:rFonts w:ascii="Times New Roman" w:hAnsi="Times New Roman" w:cs="Times New Roman"/>
          <w:i/>
          <w:sz w:val="24"/>
          <w:szCs w:val="24"/>
        </w:rPr>
        <w:t xml:space="preserve"> to fall asleep?</w:t>
      </w:r>
      <w:r w:rsidR="00A4149A" w:rsidRPr="005707EB">
        <w:rPr>
          <w:rFonts w:ascii="Times New Roman" w:hAnsi="Times New Roman" w:cs="Times New Roman"/>
          <w:i/>
          <w:sz w:val="24"/>
          <w:szCs w:val="24"/>
        </w:rPr>
        <w:t xml:space="preserve"> Is that the same as usual for you?</w:t>
      </w:r>
    </w:p>
    <w:p w14:paraId="507CB551" w14:textId="020EF292"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Do you sleep through the night, or do you wake up often during the night?</w:t>
      </w:r>
      <w:r w:rsidR="00A4149A" w:rsidRPr="005707EB">
        <w:rPr>
          <w:rFonts w:ascii="Times New Roman" w:hAnsi="Times New Roman" w:cs="Times New Roman"/>
          <w:i/>
          <w:sz w:val="24"/>
          <w:szCs w:val="24"/>
        </w:rPr>
        <w:t xml:space="preserve"> Is that typical for you?</w:t>
      </w:r>
    </w:p>
    <w:p w14:paraId="5B44BAF7"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What time do you usually wake up in the morning?</w:t>
      </w:r>
    </w:p>
    <w:p w14:paraId="76C58E10"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Do you generally feel rested when you wake up?</w:t>
      </w:r>
    </w:p>
    <w:p w14:paraId="13E7F114"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How does your mood change as the day goes on?</w:t>
      </w:r>
    </w:p>
    <w:p w14:paraId="72DEDBD8" w14:textId="768FA4BA"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9405CD">
        <w:rPr>
          <w:rFonts w:ascii="Times New Roman" w:hAnsi="Times New Roman" w:cs="Times New Roman"/>
          <w:b/>
          <w:bCs/>
          <w:sz w:val="24"/>
          <w:szCs w:val="24"/>
        </w:rPr>
        <w:t>3</w:t>
      </w:r>
      <w:r w:rsidRPr="005707EB">
        <w:rPr>
          <w:rFonts w:ascii="Times New Roman" w:hAnsi="Times New Roman" w:cs="Times New Roman"/>
          <w:b/>
          <w:bCs/>
          <w:sz w:val="24"/>
          <w:szCs w:val="24"/>
        </w:rPr>
        <w:t>&gt;Psychomotor Agitation or Retardation</w:t>
      </w:r>
    </w:p>
    <w:p w14:paraId="5530265E" w14:textId="0A9CFC06" w:rsidR="009C1CB8" w:rsidRPr="005707EB" w:rsidRDefault="00A4149A" w:rsidP="00E10D0C">
      <w:pPr>
        <w:pStyle w:val="TXT-FLUSH"/>
        <w:rPr>
          <w:rFonts w:ascii="Times New Roman" w:hAnsi="Times New Roman" w:cs="Times New Roman"/>
          <w:sz w:val="24"/>
          <w:szCs w:val="24"/>
        </w:rPr>
      </w:pPr>
      <w:r w:rsidRPr="005707EB">
        <w:rPr>
          <w:rFonts w:ascii="Times New Roman" w:hAnsi="Times New Roman" w:cs="Times New Roman"/>
          <w:i/>
          <w:sz w:val="24"/>
          <w:szCs w:val="24"/>
        </w:rPr>
        <w:t>Sometimes</w:t>
      </w:r>
      <w:r w:rsidR="009C1CB8" w:rsidRPr="005707EB">
        <w:rPr>
          <w:rFonts w:ascii="Times New Roman" w:hAnsi="Times New Roman" w:cs="Times New Roman"/>
          <w:i/>
          <w:sz w:val="24"/>
          <w:szCs w:val="24"/>
        </w:rPr>
        <w:t xml:space="preserve"> when children and adolescents </w:t>
      </w:r>
      <w:r w:rsidRPr="005707EB">
        <w:rPr>
          <w:rFonts w:ascii="Times New Roman" w:hAnsi="Times New Roman" w:cs="Times New Roman"/>
          <w:i/>
          <w:sz w:val="24"/>
          <w:szCs w:val="24"/>
        </w:rPr>
        <w:t>are</w:t>
      </w:r>
      <w:r w:rsidR="009C1CB8" w:rsidRPr="005707EB">
        <w:rPr>
          <w:rFonts w:ascii="Times New Roman" w:hAnsi="Times New Roman" w:cs="Times New Roman"/>
          <w:i/>
          <w:sz w:val="24"/>
          <w:szCs w:val="24"/>
        </w:rPr>
        <w:t xml:space="preserve"> </w:t>
      </w:r>
      <w:r w:rsidRPr="005707EB">
        <w:rPr>
          <w:rFonts w:ascii="Times New Roman" w:hAnsi="Times New Roman" w:cs="Times New Roman"/>
          <w:i/>
          <w:sz w:val="24"/>
          <w:szCs w:val="24"/>
        </w:rPr>
        <w:t>sad for a long time</w:t>
      </w:r>
      <w:r w:rsidR="009C1CB8" w:rsidRPr="005707EB">
        <w:rPr>
          <w:rFonts w:ascii="Times New Roman" w:hAnsi="Times New Roman" w:cs="Times New Roman"/>
          <w:i/>
          <w:sz w:val="24"/>
          <w:szCs w:val="24"/>
        </w:rPr>
        <w:t>, they feel that their movements are really slowed down, and heavy feeling. Has that happened to you?</w:t>
      </w:r>
    </w:p>
    <w:p w14:paraId="333CC39C" w14:textId="34626842"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Have you been more restless than usual? Have you been pacing, having trouble in school, or unable to sit down for long?</w:t>
      </w:r>
      <w:r w:rsidR="00A4149A" w:rsidRPr="005707EB">
        <w:rPr>
          <w:rFonts w:ascii="Times New Roman" w:hAnsi="Times New Roman" w:cs="Times New Roman"/>
          <w:i/>
          <w:sz w:val="24"/>
          <w:szCs w:val="24"/>
        </w:rPr>
        <w:t xml:space="preserve"> Is that new?</w:t>
      </w:r>
    </w:p>
    <w:p w14:paraId="682D8751" w14:textId="0A7A735A"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9405CD">
        <w:rPr>
          <w:rFonts w:ascii="Times New Roman" w:hAnsi="Times New Roman" w:cs="Times New Roman"/>
          <w:b/>
          <w:bCs/>
          <w:sz w:val="24"/>
          <w:szCs w:val="24"/>
        </w:rPr>
        <w:t>3</w:t>
      </w:r>
      <w:r w:rsidRPr="005707EB">
        <w:rPr>
          <w:rFonts w:ascii="Times New Roman" w:hAnsi="Times New Roman" w:cs="Times New Roman"/>
          <w:b/>
          <w:bCs/>
          <w:sz w:val="24"/>
          <w:szCs w:val="24"/>
        </w:rPr>
        <w:t>&gt;Fatigue or Lack of Energy</w:t>
      </w:r>
    </w:p>
    <w:p w14:paraId="35AD18C0" w14:textId="312C6C82"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Children and adolescents with MDD may experience feeling more tired than usual and have more headaches or stomachaches</w:t>
      </w:r>
      <w:r w:rsidR="005746A9" w:rsidRPr="005707EB">
        <w:rPr>
          <w:rFonts w:ascii="Times New Roman" w:hAnsi="Times New Roman" w:cs="Times New Roman"/>
          <w:sz w:val="24"/>
          <w:szCs w:val="24"/>
        </w:rPr>
        <w:t>. You should ask about these symptoms directly. For example</w:t>
      </w:r>
      <w:r w:rsidR="006F309D">
        <w:rPr>
          <w:rFonts w:ascii="Times New Roman" w:hAnsi="Times New Roman" w:cs="Times New Roman"/>
          <w:sz w:val="24"/>
          <w:szCs w:val="24"/>
        </w:rPr>
        <w:t>:</w:t>
      </w:r>
    </w:p>
    <w:p w14:paraId="7D093E35"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Have you been feeling more tired recently?</w:t>
      </w:r>
    </w:p>
    <w:p w14:paraId="66A47189"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lastRenderedPageBreak/>
        <w:t>Is this a change for you? Did you feel significantly more energetic before your depression?</w:t>
      </w:r>
    </w:p>
    <w:p w14:paraId="4DA47F64" w14:textId="77777777" w:rsidR="009C1CB8" w:rsidRPr="005707EB" w:rsidRDefault="009C1CB8" w:rsidP="00B3125F">
      <w:pPr>
        <w:pStyle w:val="TXT"/>
        <w:rPr>
          <w:rFonts w:ascii="Times New Roman" w:hAnsi="Times New Roman" w:cs="Times New Roman"/>
          <w:iCs/>
          <w:sz w:val="24"/>
          <w:szCs w:val="24"/>
        </w:rPr>
      </w:pPr>
      <w:r w:rsidRPr="005707EB">
        <w:rPr>
          <w:rFonts w:ascii="Times New Roman" w:hAnsi="Times New Roman" w:cs="Times New Roman"/>
          <w:i/>
          <w:sz w:val="24"/>
          <w:szCs w:val="24"/>
        </w:rPr>
        <w:t xml:space="preserve">Have you always had stomach problems? </w:t>
      </w:r>
      <w:r w:rsidRPr="005707EB">
        <w:rPr>
          <w:rFonts w:ascii="Times New Roman" w:hAnsi="Times New Roman" w:cs="Times New Roman"/>
          <w:iCs/>
          <w:sz w:val="24"/>
          <w:szCs w:val="24"/>
        </w:rPr>
        <w:t>(If stomachaches are reported)</w:t>
      </w:r>
    </w:p>
    <w:p w14:paraId="3AB80B60" w14:textId="77777777" w:rsidR="009C1CB8" w:rsidRPr="005707EB" w:rsidRDefault="009C1CB8" w:rsidP="00B3125F">
      <w:pPr>
        <w:pStyle w:val="TXT"/>
        <w:rPr>
          <w:rFonts w:ascii="Times New Roman" w:hAnsi="Times New Roman" w:cs="Times New Roman"/>
          <w:iCs/>
          <w:sz w:val="24"/>
          <w:szCs w:val="24"/>
        </w:rPr>
      </w:pPr>
      <w:r w:rsidRPr="005707EB">
        <w:rPr>
          <w:rFonts w:ascii="Times New Roman" w:hAnsi="Times New Roman" w:cs="Times New Roman"/>
          <w:i/>
          <w:sz w:val="24"/>
          <w:szCs w:val="24"/>
        </w:rPr>
        <w:t xml:space="preserve">Have you always had headaches? </w:t>
      </w:r>
      <w:r w:rsidRPr="005707EB">
        <w:rPr>
          <w:rFonts w:ascii="Times New Roman" w:hAnsi="Times New Roman" w:cs="Times New Roman"/>
          <w:iCs/>
          <w:sz w:val="24"/>
          <w:szCs w:val="24"/>
        </w:rPr>
        <w:t>(If headaches are reported)</w:t>
      </w:r>
    </w:p>
    <w:p w14:paraId="5BC7E58E" w14:textId="77777777" w:rsidR="009405CD" w:rsidRPr="00071D09" w:rsidRDefault="009405CD" w:rsidP="00071D09">
      <w:pPr>
        <w:pStyle w:val="PMI"/>
      </w:pPr>
      <w:r>
        <w:rPr>
          <w:rFonts w:ascii="Times New Roman" w:hAnsi="Times New Roman" w:cs="Times New Roman"/>
        </w:rPr>
        <w:t>&lt;</w:t>
      </w:r>
      <w:r w:rsidRPr="009E5C57">
        <w:rPr>
          <w:rFonts w:ascii="Times New Roman" w:hAnsi="Times New Roman" w:cs="Times New Roman"/>
        </w:rPr>
        <w:t>BX3-TIP&gt;</w:t>
      </w:r>
    </w:p>
    <w:p w14:paraId="1EBE4D68" w14:textId="77777777" w:rsidR="009405CD" w:rsidRPr="00071D09" w:rsidRDefault="009405CD" w:rsidP="00071D09">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23537679" w14:textId="77777777" w:rsidR="009C1CB8" w:rsidRPr="00071D09" w:rsidRDefault="009C1CB8" w:rsidP="00071D09">
      <w:pPr>
        <w:pStyle w:val="BX3-TXT-FIRST"/>
      </w:pPr>
      <w:r w:rsidRPr="009405CD">
        <w:rPr>
          <w:rFonts w:ascii="Times New Roman" w:hAnsi="Times New Roman" w:cs="Times New Roman"/>
          <w:sz w:val="24"/>
          <w:szCs w:val="24"/>
        </w:rPr>
        <w:t xml:space="preserve">It’s important to know if a child or adolescent has a history of fatigue, lethargy, or headaches and stomachaches before the depressed mood. This may indicate a medical condition or possibly another psychiatric disorder. Headaches and stomachaches are also typically increased in children and adolescents with anxiety symptoms and anxiety disorders. </w:t>
      </w:r>
    </w:p>
    <w:p w14:paraId="21625180" w14:textId="77777777" w:rsidR="009405CD" w:rsidRPr="00071D09" w:rsidRDefault="009405CD" w:rsidP="00071D09">
      <w:pPr>
        <w:pStyle w:val="PMI"/>
      </w:pPr>
      <w:r w:rsidRPr="009E5C57">
        <w:rPr>
          <w:rFonts w:ascii="Times New Roman" w:hAnsi="Times New Roman" w:cs="Times New Roman"/>
          <w:iCs/>
        </w:rPr>
        <w:t>&lt;/BX3-TIP&gt;</w:t>
      </w:r>
    </w:p>
    <w:p w14:paraId="6E46B2FA" w14:textId="57234057"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F2709B">
        <w:rPr>
          <w:rFonts w:ascii="Times New Roman" w:hAnsi="Times New Roman" w:cs="Times New Roman"/>
          <w:b/>
          <w:bCs/>
          <w:sz w:val="24"/>
          <w:szCs w:val="24"/>
        </w:rPr>
        <w:t>3</w:t>
      </w:r>
      <w:r w:rsidRPr="005707EB">
        <w:rPr>
          <w:rFonts w:ascii="Times New Roman" w:hAnsi="Times New Roman" w:cs="Times New Roman"/>
          <w:b/>
          <w:bCs/>
          <w:sz w:val="24"/>
          <w:szCs w:val="24"/>
        </w:rPr>
        <w:t>&gt;Feelings of Worthlessness/Hopelessness</w:t>
      </w:r>
    </w:p>
    <w:p w14:paraId="294D0740" w14:textId="77777777"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Negative self-feelings can be difficult to talk about, but most kids will reliably report how they view themselves when asked. You may want to begin by focusing on their self-esteem and asking them something like the following:</w:t>
      </w:r>
    </w:p>
    <w:p w14:paraId="47A37E11"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 xml:space="preserve">How have you been feeling about yourself since you’ve started feeling depressed? Do you feel that you’re a good person? </w:t>
      </w:r>
    </w:p>
    <w:p w14:paraId="662834DB"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Have you been more critical of yourself lately?</w:t>
      </w:r>
    </w:p>
    <w:p w14:paraId="734EDF1C" w14:textId="77777777" w:rsidR="009C1CB8" w:rsidRPr="005707EB" w:rsidRDefault="009C1CB8" w:rsidP="00B3125F">
      <w:pPr>
        <w:pStyle w:val="TXT"/>
        <w:rPr>
          <w:rFonts w:ascii="Times New Roman" w:hAnsi="Times New Roman" w:cs="Times New Roman"/>
          <w:iCs/>
          <w:sz w:val="24"/>
          <w:szCs w:val="24"/>
        </w:rPr>
      </w:pPr>
      <w:r w:rsidRPr="005707EB">
        <w:rPr>
          <w:rFonts w:ascii="Times New Roman" w:hAnsi="Times New Roman" w:cs="Times New Roman"/>
          <w:iCs/>
          <w:sz w:val="24"/>
          <w:szCs w:val="24"/>
        </w:rPr>
        <w:t xml:space="preserve">Youth with low self-esteem may feel both worthless and hopeless, so you should also ask them about both: </w:t>
      </w:r>
    </w:p>
    <w:p w14:paraId="21791FA8"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Have you found it difficult to believe that you have a good future ahead of you recently?</w:t>
      </w:r>
    </w:p>
    <w:p w14:paraId="3EC03B69" w14:textId="77777777" w:rsidR="009C1CB8" w:rsidRPr="005707EB" w:rsidRDefault="009C1CB8" w:rsidP="00B3125F">
      <w:pPr>
        <w:pStyle w:val="TXT"/>
        <w:rPr>
          <w:rFonts w:ascii="Times New Roman" w:hAnsi="Times New Roman" w:cs="Times New Roman"/>
          <w:sz w:val="24"/>
          <w:szCs w:val="24"/>
        </w:rPr>
      </w:pPr>
      <w:r w:rsidRPr="005707EB">
        <w:rPr>
          <w:rFonts w:ascii="Times New Roman" w:hAnsi="Times New Roman" w:cs="Times New Roman"/>
          <w:i/>
          <w:sz w:val="24"/>
          <w:szCs w:val="24"/>
        </w:rPr>
        <w:t>Do you have hope or that things will get better?</w:t>
      </w:r>
    </w:p>
    <w:p w14:paraId="3C58926F" w14:textId="77777777" w:rsidR="00C0121C" w:rsidRPr="00A35DA4" w:rsidRDefault="00C0121C" w:rsidP="00A35DA4">
      <w:pPr>
        <w:pStyle w:val="PMI"/>
      </w:pPr>
      <w:r>
        <w:rPr>
          <w:rFonts w:ascii="Times New Roman" w:hAnsi="Times New Roman" w:cs="Times New Roman"/>
        </w:rPr>
        <w:lastRenderedPageBreak/>
        <w:t>&lt;</w:t>
      </w:r>
      <w:r w:rsidRPr="009E5C57">
        <w:rPr>
          <w:rFonts w:ascii="Times New Roman" w:hAnsi="Times New Roman" w:cs="Times New Roman"/>
        </w:rPr>
        <w:t>BX3-TIP&gt;</w:t>
      </w:r>
    </w:p>
    <w:p w14:paraId="2CF6802C" w14:textId="77777777" w:rsidR="00C0121C" w:rsidRPr="00A35DA4" w:rsidRDefault="00C0121C" w:rsidP="00A35DA4">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221533AB" w14:textId="76FBCB64" w:rsidR="005746A9" w:rsidRPr="00A35DA4" w:rsidRDefault="005746A9" w:rsidP="00A35DA4">
      <w:pPr>
        <w:pStyle w:val="BX3-TXT-FIRST"/>
      </w:pPr>
      <w:r w:rsidRPr="005707EB">
        <w:rPr>
          <w:rFonts w:ascii="Times New Roman" w:hAnsi="Times New Roman" w:cs="Times New Roman"/>
          <w:sz w:val="24"/>
          <w:szCs w:val="24"/>
        </w:rPr>
        <w:t xml:space="preserve">Children and adolescents with severe MDD </w:t>
      </w:r>
      <w:r w:rsidR="00E6247B" w:rsidRPr="005707EB">
        <w:rPr>
          <w:rFonts w:ascii="Times New Roman" w:hAnsi="Times New Roman" w:cs="Times New Roman"/>
          <w:sz w:val="24"/>
          <w:szCs w:val="24"/>
        </w:rPr>
        <w:t xml:space="preserve">sometimes </w:t>
      </w:r>
      <w:r w:rsidRPr="005707EB">
        <w:rPr>
          <w:rFonts w:ascii="Times New Roman" w:hAnsi="Times New Roman" w:cs="Times New Roman"/>
          <w:sz w:val="24"/>
          <w:szCs w:val="24"/>
        </w:rPr>
        <w:t xml:space="preserve">  experience depressive hallucinations or delusions even more often than adults with MDD. Hallucinations are typically auditory and may consist of a single mood-congruent voice speaking to the individual negatively and may </w:t>
      </w:r>
      <w:r w:rsidR="008F459D" w:rsidRPr="005707EB">
        <w:rPr>
          <w:rFonts w:ascii="Times New Roman" w:hAnsi="Times New Roman" w:cs="Times New Roman"/>
          <w:sz w:val="24"/>
          <w:szCs w:val="24"/>
        </w:rPr>
        <w:t>exacerbate feelings of worthlessness or hopelessness.</w:t>
      </w:r>
      <w:r w:rsidRPr="005707EB">
        <w:rPr>
          <w:rFonts w:ascii="Times New Roman" w:hAnsi="Times New Roman" w:cs="Times New Roman"/>
          <w:sz w:val="24"/>
          <w:szCs w:val="24"/>
        </w:rPr>
        <w:t xml:space="preserve"> </w:t>
      </w:r>
    </w:p>
    <w:p w14:paraId="77AA1B00" w14:textId="77777777" w:rsidR="00C0121C" w:rsidRPr="00A35DA4" w:rsidRDefault="00C0121C" w:rsidP="00A35DA4">
      <w:pPr>
        <w:pStyle w:val="PMI"/>
      </w:pPr>
      <w:r w:rsidRPr="009E5C57">
        <w:rPr>
          <w:rFonts w:ascii="Times New Roman" w:hAnsi="Times New Roman" w:cs="Times New Roman"/>
          <w:iCs/>
        </w:rPr>
        <w:t>&lt;/BX3-TIP&gt;</w:t>
      </w:r>
    </w:p>
    <w:p w14:paraId="66A35B10" w14:textId="3E013F71"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C0121C">
        <w:rPr>
          <w:rFonts w:ascii="Times New Roman" w:hAnsi="Times New Roman" w:cs="Times New Roman"/>
          <w:b/>
          <w:bCs/>
          <w:sz w:val="24"/>
          <w:szCs w:val="24"/>
        </w:rPr>
        <w:t>3</w:t>
      </w:r>
      <w:r w:rsidRPr="005707EB">
        <w:rPr>
          <w:rFonts w:ascii="Times New Roman" w:hAnsi="Times New Roman" w:cs="Times New Roman"/>
          <w:b/>
          <w:bCs/>
          <w:sz w:val="24"/>
          <w:szCs w:val="24"/>
        </w:rPr>
        <w:t>&gt;Feelings of Guilt</w:t>
      </w:r>
    </w:p>
    <w:p w14:paraId="23E96DD3" w14:textId="7EFD18E7"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Instead of asking about guilt in general terms, it’s best to ask kids if there are any specific reasons why they might feel guilty. For example</w:t>
      </w:r>
      <w:r w:rsidR="00B9393E">
        <w:rPr>
          <w:rFonts w:ascii="Times New Roman" w:hAnsi="Times New Roman" w:cs="Times New Roman"/>
          <w:sz w:val="24"/>
          <w:szCs w:val="24"/>
        </w:rPr>
        <w:t>:</w:t>
      </w:r>
    </w:p>
    <w:p w14:paraId="6B19AB82"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 xml:space="preserve">Have you recently felt guilty about things that you've done or haven't done? For example, have you been feeling guilty about “letting your family down” because you’re not doing as well in school as you think you should, or not doing your chores around the house? </w:t>
      </w:r>
    </w:p>
    <w:p w14:paraId="6630AF8A" w14:textId="009D9244"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430450">
        <w:rPr>
          <w:rFonts w:ascii="Times New Roman" w:hAnsi="Times New Roman" w:cs="Times New Roman"/>
          <w:b/>
          <w:bCs/>
          <w:sz w:val="24"/>
          <w:szCs w:val="24"/>
        </w:rPr>
        <w:t>3</w:t>
      </w:r>
      <w:r w:rsidRPr="005707EB">
        <w:rPr>
          <w:rFonts w:ascii="Times New Roman" w:hAnsi="Times New Roman" w:cs="Times New Roman"/>
          <w:b/>
          <w:bCs/>
          <w:sz w:val="24"/>
          <w:szCs w:val="24"/>
        </w:rPr>
        <w:t>&gt;Inability to Concentrate or Indecisiveness</w:t>
      </w:r>
    </w:p>
    <w:p w14:paraId="74CB22B0" w14:textId="77777777"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The inability to concentrate may be indicated by declining academic performance or forgetfulness. In children and adolescents, it’s important to establish whether they have a history of poor concentration such as with ADHD, and if it has become worse now.</w:t>
      </w:r>
    </w:p>
    <w:p w14:paraId="57522A31"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 xml:space="preserve">Have you found it more difficult to concentrate in school recently? </w:t>
      </w:r>
    </w:p>
    <w:p w14:paraId="06296F39"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Are you easily distracted in class or at home? Is it worse than before you started feeling sad?</w:t>
      </w:r>
    </w:p>
    <w:p w14:paraId="7E9C93E0"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t>Do you find yourself having to read the same sentence repeatedly when assigned a reading for class because you can’t pay attention?</w:t>
      </w:r>
    </w:p>
    <w:p w14:paraId="57E20517" w14:textId="77777777" w:rsidR="009C1CB8" w:rsidRPr="005707EB" w:rsidRDefault="009C1CB8" w:rsidP="00B3125F">
      <w:pPr>
        <w:pStyle w:val="TXT"/>
        <w:rPr>
          <w:rFonts w:ascii="Times New Roman" w:hAnsi="Times New Roman" w:cs="Times New Roman"/>
          <w:i/>
          <w:sz w:val="24"/>
          <w:szCs w:val="24"/>
        </w:rPr>
      </w:pPr>
      <w:r w:rsidRPr="005707EB">
        <w:rPr>
          <w:rFonts w:ascii="Times New Roman" w:hAnsi="Times New Roman" w:cs="Times New Roman"/>
          <w:i/>
          <w:sz w:val="24"/>
          <w:szCs w:val="24"/>
        </w:rPr>
        <w:lastRenderedPageBreak/>
        <w:t>Do you find yourself unable to focus on and complete one thing, say a YouTube video or a short article?</w:t>
      </w:r>
    </w:p>
    <w:p w14:paraId="14EA21FE" w14:textId="75BF9781" w:rsidR="009C1CB8" w:rsidRPr="005707EB" w:rsidRDefault="009C1CB8" w:rsidP="006B49C0">
      <w:pPr>
        <w:pStyle w:val="H3"/>
        <w:rPr>
          <w:rFonts w:ascii="Times New Roman" w:hAnsi="Times New Roman" w:cs="Times New Roman"/>
          <w:b/>
          <w:bCs/>
          <w:sz w:val="24"/>
          <w:szCs w:val="24"/>
        </w:rPr>
      </w:pPr>
      <w:r w:rsidRPr="005707EB">
        <w:rPr>
          <w:rFonts w:ascii="Times New Roman" w:hAnsi="Times New Roman" w:cs="Times New Roman"/>
          <w:b/>
          <w:bCs/>
          <w:sz w:val="24"/>
          <w:szCs w:val="24"/>
        </w:rPr>
        <w:t>&lt;H</w:t>
      </w:r>
      <w:r w:rsidR="006342FF">
        <w:rPr>
          <w:rFonts w:ascii="Times New Roman" w:hAnsi="Times New Roman" w:cs="Times New Roman"/>
          <w:b/>
          <w:bCs/>
          <w:sz w:val="24"/>
          <w:szCs w:val="24"/>
        </w:rPr>
        <w:t>3</w:t>
      </w:r>
      <w:r w:rsidRPr="005707EB">
        <w:rPr>
          <w:rFonts w:ascii="Times New Roman" w:hAnsi="Times New Roman" w:cs="Times New Roman"/>
          <w:b/>
          <w:bCs/>
          <w:sz w:val="24"/>
          <w:szCs w:val="24"/>
        </w:rPr>
        <w:t>&gt;</w:t>
      </w:r>
      <w:r w:rsidR="006342FF" w:rsidRPr="006342FF">
        <w:rPr>
          <w:rFonts w:ascii="Times New Roman" w:hAnsi="Times New Roman" w:cs="Times New Roman"/>
          <w:b/>
          <w:bCs/>
          <w:sz w:val="24"/>
          <w:szCs w:val="24"/>
        </w:rPr>
        <w:t xml:space="preserve"> </w:t>
      </w:r>
      <w:r w:rsidR="006342FF" w:rsidRPr="005707EB">
        <w:rPr>
          <w:rFonts w:ascii="Times New Roman" w:hAnsi="Times New Roman" w:cs="Times New Roman"/>
          <w:b/>
          <w:bCs/>
          <w:sz w:val="24"/>
          <w:szCs w:val="24"/>
        </w:rPr>
        <w:t xml:space="preserve">Suicidal </w:t>
      </w:r>
      <w:r w:rsidR="006342FF">
        <w:rPr>
          <w:rFonts w:ascii="Times New Roman" w:hAnsi="Times New Roman" w:cs="Times New Roman"/>
          <w:b/>
          <w:bCs/>
          <w:sz w:val="24"/>
          <w:szCs w:val="24"/>
        </w:rPr>
        <w:t>T</w:t>
      </w:r>
      <w:r w:rsidR="006342FF" w:rsidRPr="005707EB">
        <w:rPr>
          <w:rFonts w:ascii="Times New Roman" w:hAnsi="Times New Roman" w:cs="Times New Roman"/>
          <w:b/>
          <w:bCs/>
          <w:sz w:val="24"/>
          <w:szCs w:val="24"/>
        </w:rPr>
        <w:t xml:space="preserve">hinking and/or </w:t>
      </w:r>
      <w:r w:rsidR="006342FF">
        <w:rPr>
          <w:rFonts w:ascii="Times New Roman" w:hAnsi="Times New Roman" w:cs="Times New Roman"/>
          <w:b/>
          <w:bCs/>
          <w:sz w:val="24"/>
          <w:szCs w:val="24"/>
        </w:rPr>
        <w:t>B</w:t>
      </w:r>
      <w:r w:rsidR="006342FF" w:rsidRPr="005707EB">
        <w:rPr>
          <w:rFonts w:ascii="Times New Roman" w:hAnsi="Times New Roman" w:cs="Times New Roman"/>
          <w:b/>
          <w:bCs/>
          <w:sz w:val="24"/>
          <w:szCs w:val="24"/>
        </w:rPr>
        <w:t>ehavior</w:t>
      </w:r>
    </w:p>
    <w:p w14:paraId="7526D08E" w14:textId="013C6CC7" w:rsidR="009C1CB8" w:rsidRPr="005707EB" w:rsidRDefault="009C1CB8" w:rsidP="00E10D0C">
      <w:pPr>
        <w:pStyle w:val="TXT-FLUSH"/>
        <w:rPr>
          <w:rFonts w:ascii="Times New Roman" w:hAnsi="Times New Roman" w:cs="Times New Roman"/>
          <w:sz w:val="24"/>
          <w:szCs w:val="24"/>
        </w:rPr>
      </w:pPr>
      <w:r w:rsidRPr="005707EB">
        <w:rPr>
          <w:rFonts w:ascii="Times New Roman" w:hAnsi="Times New Roman" w:cs="Times New Roman"/>
          <w:sz w:val="24"/>
          <w:szCs w:val="24"/>
        </w:rPr>
        <w:t xml:space="preserve">Questions about suicidal thoughts, intent, behaviors, and past self-injury should always be part of an interview. </w:t>
      </w:r>
    </w:p>
    <w:p w14:paraId="038B006C" w14:textId="3190D154" w:rsidR="009C1CB8"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Since you’ve been sadder and more irritable, have you ever felt that life was not worth living? How often? How long did those thoughts last? </w:t>
      </w:r>
    </w:p>
    <w:p w14:paraId="6A5969FC" w14:textId="791BF42C"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ever thought about ways to end your life?</w:t>
      </w:r>
    </w:p>
    <w:p w14:paraId="3C634CF6" w14:textId="5A5D826D"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Did you tell anyone about these thoughts?</w:t>
      </w:r>
    </w:p>
    <w:p w14:paraId="12FC6455" w14:textId="5AFAD465"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ever planned to harm yourself or to end your life?</w:t>
      </w:r>
    </w:p>
    <w:p w14:paraId="66EB7EC6" w14:textId="076D0F60"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ever done anything to try to kill yourself? What happened?</w:t>
      </w:r>
    </w:p>
    <w:p w14:paraId="46474624" w14:textId="2AA27B9E"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Did you tell anyone?</w:t>
      </w:r>
    </w:p>
    <w:p w14:paraId="3C5AE575" w14:textId="3D37B61F"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Have you ever done anything in the past to harm yourself? What happened?</w:t>
      </w:r>
    </w:p>
    <w:p w14:paraId="11EFAB93" w14:textId="08A10E90"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How do you feel about your life right now?</w:t>
      </w:r>
    </w:p>
    <w:p w14:paraId="2A609DAC" w14:textId="45E21B46"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Do you feel like you might harm yourself or kill yourself? Do you feel safe to go home today?</w:t>
      </w:r>
    </w:p>
    <w:p w14:paraId="34CB48C7" w14:textId="700D90EC"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Would you tell someone of you start feeling that way?</w:t>
      </w:r>
    </w:p>
    <w:p w14:paraId="340017E6" w14:textId="783DA77F" w:rsidR="0089730B" w:rsidRPr="005707EB" w:rsidRDefault="0089730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Who would you tell?</w:t>
      </w:r>
    </w:p>
    <w:p w14:paraId="67FF0D74" w14:textId="77777777" w:rsidR="00410D7B" w:rsidRPr="00302A0F" w:rsidRDefault="00410D7B" w:rsidP="00302A0F">
      <w:pPr>
        <w:pStyle w:val="PMI"/>
      </w:pPr>
      <w:r>
        <w:rPr>
          <w:rFonts w:ascii="Times New Roman" w:hAnsi="Times New Roman" w:cs="Times New Roman"/>
        </w:rPr>
        <w:t>&lt;</w:t>
      </w:r>
      <w:r w:rsidRPr="009E5C57">
        <w:rPr>
          <w:rFonts w:ascii="Times New Roman" w:hAnsi="Times New Roman" w:cs="Times New Roman"/>
        </w:rPr>
        <w:t>BX3-TIP&gt;</w:t>
      </w:r>
    </w:p>
    <w:p w14:paraId="3EB4076A" w14:textId="77777777" w:rsidR="00410D7B" w:rsidRPr="00302A0F" w:rsidRDefault="00410D7B" w:rsidP="00302A0F">
      <w:pPr>
        <w:pStyle w:val="BX3-TTL"/>
      </w:pPr>
      <w:r w:rsidRPr="009E5C57">
        <w:rPr>
          <w:rFonts w:ascii="Times New Roman" w:hAnsi="Times New Roman" w:cs="Times New Roman"/>
        </w:rPr>
        <w:t>&lt;BX3-TTL&gt;</w:t>
      </w:r>
      <w:r w:rsidRPr="009E5C57">
        <w:rPr>
          <w:rFonts w:ascii="Times New Roman" w:hAnsi="Times New Roman" w:cs="Times New Roman"/>
          <w:b/>
          <w:bCs/>
        </w:rPr>
        <w:t>TIP</w:t>
      </w:r>
    </w:p>
    <w:p w14:paraId="246DCF70" w14:textId="00085D85" w:rsidR="00DC2B05" w:rsidRPr="00410D7B" w:rsidRDefault="00DC2B05" w:rsidP="00302A0F">
      <w:pPr>
        <w:pStyle w:val="BX3-TXT-FIRST"/>
        <w:rPr>
          <w:rFonts w:ascii="Times New Roman" w:hAnsi="Times New Roman" w:cs="Times New Roman"/>
          <w:sz w:val="24"/>
          <w:szCs w:val="24"/>
        </w:rPr>
      </w:pPr>
      <w:r w:rsidRPr="00410D7B">
        <w:rPr>
          <w:rFonts w:ascii="Times New Roman" w:hAnsi="Times New Roman" w:cs="Times New Roman"/>
          <w:sz w:val="24"/>
          <w:szCs w:val="24"/>
        </w:rPr>
        <w:lastRenderedPageBreak/>
        <w:t>It is always necessary to ask a child of any age about suicidal thinking, intentions, plans, and past self-destructive behavior in your assessment of depressive disorders</w:t>
      </w:r>
      <w:r w:rsidR="00AB3500" w:rsidRPr="00410D7B">
        <w:rPr>
          <w:rFonts w:ascii="Times New Roman" w:hAnsi="Times New Roman" w:cs="Times New Roman"/>
          <w:sz w:val="24"/>
          <w:szCs w:val="24"/>
        </w:rPr>
        <w:t>.</w:t>
      </w:r>
      <w:r w:rsidRPr="00410D7B">
        <w:rPr>
          <w:rFonts w:ascii="Times New Roman" w:hAnsi="Times New Roman" w:cs="Times New Roman"/>
          <w:sz w:val="24"/>
          <w:szCs w:val="24"/>
        </w:rPr>
        <w:t xml:space="preserve"> It is important to do this with the child alone, since some children will hide their suicidal thinking or self-destructive behavior from their parents or caregivers.</w:t>
      </w:r>
    </w:p>
    <w:p w14:paraId="170F0380" w14:textId="77777777" w:rsidR="00410D7B" w:rsidRPr="009E5C57" w:rsidRDefault="00410D7B" w:rsidP="00302A0F">
      <w:pPr>
        <w:pStyle w:val="PMI"/>
        <w:rPr>
          <w:rFonts w:ascii="Times New Roman" w:hAnsi="Times New Roman" w:cs="Times New Roman"/>
          <w:iCs/>
        </w:rPr>
      </w:pPr>
      <w:r w:rsidRPr="009E5C57">
        <w:rPr>
          <w:rFonts w:ascii="Times New Roman" w:hAnsi="Times New Roman" w:cs="Times New Roman"/>
          <w:iCs/>
        </w:rPr>
        <w:t>&lt;/BX3-TIP&gt;</w:t>
      </w:r>
    </w:p>
    <w:p w14:paraId="4A281567" w14:textId="4DC8301A" w:rsidR="00670636" w:rsidRPr="005707EB" w:rsidRDefault="00670636" w:rsidP="006B49C0">
      <w:pPr>
        <w:pStyle w:val="H1"/>
        <w:rPr>
          <w:rFonts w:ascii="Times New Roman" w:hAnsi="Times New Roman" w:cs="Times New Roman"/>
          <w:b/>
          <w:bCs/>
          <w:sz w:val="24"/>
          <w:szCs w:val="24"/>
        </w:rPr>
      </w:pPr>
      <w:r w:rsidRPr="005707EB">
        <w:rPr>
          <w:rFonts w:ascii="Times New Roman" w:hAnsi="Times New Roman" w:cs="Times New Roman"/>
          <w:b/>
          <w:bCs/>
          <w:sz w:val="24"/>
          <w:szCs w:val="24"/>
        </w:rPr>
        <w:t>&lt;H1&gt;</w:t>
      </w:r>
      <w:r w:rsidR="00935108" w:rsidRPr="005707EB">
        <w:rPr>
          <w:rFonts w:ascii="Times New Roman" w:hAnsi="Times New Roman" w:cs="Times New Roman"/>
          <w:b/>
          <w:bCs/>
          <w:sz w:val="24"/>
          <w:szCs w:val="24"/>
        </w:rPr>
        <w:t>Persistent Depressive Disorder</w:t>
      </w:r>
      <w:r w:rsidR="005B4E1C" w:rsidRPr="005707EB">
        <w:rPr>
          <w:rFonts w:ascii="Times New Roman" w:hAnsi="Times New Roman" w:cs="Times New Roman"/>
          <w:b/>
          <w:bCs/>
          <w:sz w:val="24"/>
          <w:szCs w:val="24"/>
        </w:rPr>
        <w:t xml:space="preserve"> (Dysthymia)</w:t>
      </w:r>
    </w:p>
    <w:p w14:paraId="00D85B30" w14:textId="5345F1C5" w:rsidR="00425B94" w:rsidRPr="005707EB" w:rsidRDefault="005D4D55" w:rsidP="00E10D0C">
      <w:pPr>
        <w:pStyle w:val="TXT-FLUSH"/>
        <w:rPr>
          <w:rFonts w:ascii="Times New Roman" w:hAnsi="Times New Roman" w:cs="Times New Roman"/>
          <w:sz w:val="24"/>
          <w:szCs w:val="24"/>
        </w:rPr>
      </w:pPr>
      <w:r w:rsidRPr="005707EB">
        <w:rPr>
          <w:rFonts w:ascii="Times New Roman" w:hAnsi="Times New Roman" w:cs="Times New Roman"/>
          <w:sz w:val="24"/>
          <w:szCs w:val="24"/>
        </w:rPr>
        <w:t xml:space="preserve">Persistent </w:t>
      </w:r>
      <w:r w:rsidR="00EB75CA" w:rsidRPr="005707EB">
        <w:rPr>
          <w:rFonts w:ascii="Times New Roman" w:hAnsi="Times New Roman" w:cs="Times New Roman"/>
          <w:sz w:val="24"/>
          <w:szCs w:val="24"/>
        </w:rPr>
        <w:t>d</w:t>
      </w:r>
      <w:r w:rsidRPr="005707EB">
        <w:rPr>
          <w:rFonts w:ascii="Times New Roman" w:hAnsi="Times New Roman" w:cs="Times New Roman"/>
          <w:sz w:val="24"/>
          <w:szCs w:val="24"/>
        </w:rPr>
        <w:t xml:space="preserve">epressive </w:t>
      </w:r>
      <w:r w:rsidR="00EB75CA" w:rsidRPr="005707EB">
        <w:rPr>
          <w:rFonts w:ascii="Times New Roman" w:hAnsi="Times New Roman" w:cs="Times New Roman"/>
          <w:sz w:val="24"/>
          <w:szCs w:val="24"/>
        </w:rPr>
        <w:t>d</w:t>
      </w:r>
      <w:r w:rsidRPr="005707EB">
        <w:rPr>
          <w:rFonts w:ascii="Times New Roman" w:hAnsi="Times New Roman" w:cs="Times New Roman"/>
          <w:sz w:val="24"/>
          <w:szCs w:val="24"/>
        </w:rPr>
        <w:t>isorder</w:t>
      </w:r>
      <w:r w:rsidR="00EB75CA" w:rsidRPr="005707EB">
        <w:rPr>
          <w:rFonts w:ascii="Times New Roman" w:hAnsi="Times New Roman" w:cs="Times New Roman"/>
          <w:sz w:val="24"/>
          <w:szCs w:val="24"/>
        </w:rPr>
        <w:t xml:space="preserve"> </w:t>
      </w:r>
      <w:r w:rsidR="00D605B1" w:rsidRPr="005707EB">
        <w:rPr>
          <w:rFonts w:ascii="Times New Roman" w:hAnsi="Times New Roman" w:cs="Times New Roman"/>
          <w:sz w:val="24"/>
          <w:szCs w:val="24"/>
        </w:rPr>
        <w:t xml:space="preserve">(PDD) </w:t>
      </w:r>
      <w:r w:rsidR="00D3006F" w:rsidRPr="005707EB">
        <w:rPr>
          <w:rFonts w:ascii="Times New Roman" w:hAnsi="Times New Roman" w:cs="Times New Roman"/>
          <w:sz w:val="24"/>
          <w:szCs w:val="24"/>
        </w:rPr>
        <w:t xml:space="preserve">is </w:t>
      </w:r>
      <w:r w:rsidR="006B2FC6" w:rsidRPr="005707EB">
        <w:rPr>
          <w:rFonts w:ascii="Times New Roman" w:hAnsi="Times New Roman" w:cs="Times New Roman"/>
          <w:sz w:val="24"/>
          <w:szCs w:val="24"/>
        </w:rPr>
        <w:t>like</w:t>
      </w:r>
      <w:r w:rsidR="00D3006F" w:rsidRPr="005707EB">
        <w:rPr>
          <w:rFonts w:ascii="Times New Roman" w:hAnsi="Times New Roman" w:cs="Times New Roman"/>
          <w:sz w:val="24"/>
          <w:szCs w:val="24"/>
        </w:rPr>
        <w:t xml:space="preserve"> MDD</w:t>
      </w:r>
      <w:r w:rsidR="0004437D" w:rsidRPr="005707EB">
        <w:rPr>
          <w:rFonts w:ascii="Times New Roman" w:hAnsi="Times New Roman" w:cs="Times New Roman"/>
          <w:sz w:val="24"/>
          <w:szCs w:val="24"/>
        </w:rPr>
        <w:t xml:space="preserve"> but </w:t>
      </w:r>
      <w:r w:rsidR="004309EF" w:rsidRPr="005707EB">
        <w:rPr>
          <w:rFonts w:ascii="Times New Roman" w:hAnsi="Times New Roman" w:cs="Times New Roman"/>
          <w:sz w:val="24"/>
          <w:szCs w:val="24"/>
        </w:rPr>
        <w:t xml:space="preserve">is chronic rather than episodic. </w:t>
      </w:r>
      <w:r w:rsidR="003A2B75" w:rsidRPr="005707EB">
        <w:rPr>
          <w:rFonts w:ascii="Times New Roman" w:hAnsi="Times New Roman" w:cs="Times New Roman"/>
          <w:sz w:val="24"/>
          <w:szCs w:val="24"/>
        </w:rPr>
        <w:t xml:space="preserve">Children and adolescents </w:t>
      </w:r>
      <w:r w:rsidR="004309EF" w:rsidRPr="005707EB">
        <w:rPr>
          <w:rFonts w:ascii="Times New Roman" w:hAnsi="Times New Roman" w:cs="Times New Roman"/>
          <w:sz w:val="24"/>
          <w:szCs w:val="24"/>
        </w:rPr>
        <w:t xml:space="preserve">diagnosed with </w:t>
      </w:r>
      <w:r w:rsidR="00D605B1" w:rsidRPr="005707EB">
        <w:rPr>
          <w:rFonts w:ascii="Times New Roman" w:hAnsi="Times New Roman" w:cs="Times New Roman"/>
          <w:sz w:val="24"/>
          <w:szCs w:val="24"/>
        </w:rPr>
        <w:t>PDD</w:t>
      </w:r>
      <w:r w:rsidR="0022395C" w:rsidRPr="005707EB">
        <w:rPr>
          <w:rFonts w:ascii="Times New Roman" w:hAnsi="Times New Roman" w:cs="Times New Roman"/>
          <w:sz w:val="24"/>
          <w:szCs w:val="24"/>
        </w:rPr>
        <w:t xml:space="preserve"> experience depressed mood for most of the day </w:t>
      </w:r>
      <w:r w:rsidR="003A2B75" w:rsidRPr="005707EB">
        <w:rPr>
          <w:rFonts w:ascii="Times New Roman" w:hAnsi="Times New Roman" w:cs="Times New Roman"/>
          <w:sz w:val="24"/>
          <w:szCs w:val="24"/>
        </w:rPr>
        <w:t xml:space="preserve">and for </w:t>
      </w:r>
      <w:r w:rsidR="006B2FC6" w:rsidRPr="005707EB">
        <w:rPr>
          <w:rFonts w:ascii="Times New Roman" w:hAnsi="Times New Roman" w:cs="Times New Roman"/>
          <w:sz w:val="24"/>
          <w:szCs w:val="24"/>
        </w:rPr>
        <w:t>most</w:t>
      </w:r>
      <w:r w:rsidR="003A2B75" w:rsidRPr="005707EB">
        <w:rPr>
          <w:rFonts w:ascii="Times New Roman" w:hAnsi="Times New Roman" w:cs="Times New Roman"/>
          <w:sz w:val="24"/>
          <w:szCs w:val="24"/>
        </w:rPr>
        <w:t xml:space="preserve"> days </w:t>
      </w:r>
      <w:r w:rsidR="00CB410C" w:rsidRPr="005707EB">
        <w:rPr>
          <w:rFonts w:ascii="Times New Roman" w:hAnsi="Times New Roman" w:cs="Times New Roman"/>
          <w:sz w:val="24"/>
          <w:szCs w:val="24"/>
        </w:rPr>
        <w:t>for at least</w:t>
      </w:r>
      <w:r w:rsidR="003A2B75" w:rsidRPr="005707EB">
        <w:rPr>
          <w:rFonts w:ascii="Times New Roman" w:hAnsi="Times New Roman" w:cs="Times New Roman"/>
          <w:sz w:val="24"/>
          <w:szCs w:val="24"/>
        </w:rPr>
        <w:t xml:space="preserve"> a </w:t>
      </w:r>
      <w:r w:rsidR="009868A0" w:rsidRPr="005707EB">
        <w:rPr>
          <w:rFonts w:ascii="Times New Roman" w:hAnsi="Times New Roman" w:cs="Times New Roman"/>
          <w:sz w:val="24"/>
          <w:szCs w:val="24"/>
        </w:rPr>
        <w:t>1</w:t>
      </w:r>
      <w:r w:rsidR="003A2B75" w:rsidRPr="005707EB">
        <w:rPr>
          <w:rFonts w:ascii="Times New Roman" w:hAnsi="Times New Roman" w:cs="Times New Roman"/>
          <w:sz w:val="24"/>
          <w:szCs w:val="24"/>
        </w:rPr>
        <w:t>-year period (</w:t>
      </w:r>
      <w:r w:rsidR="00CB410C" w:rsidRPr="005707EB">
        <w:rPr>
          <w:rFonts w:ascii="Times New Roman" w:hAnsi="Times New Roman" w:cs="Times New Roman"/>
          <w:sz w:val="24"/>
          <w:szCs w:val="24"/>
        </w:rPr>
        <w:t xml:space="preserve">for adults, it is </w:t>
      </w:r>
      <w:r w:rsidR="009868A0" w:rsidRPr="005707EB">
        <w:rPr>
          <w:rFonts w:ascii="Times New Roman" w:hAnsi="Times New Roman" w:cs="Times New Roman"/>
          <w:sz w:val="24"/>
          <w:szCs w:val="24"/>
        </w:rPr>
        <w:t>2</w:t>
      </w:r>
      <w:r w:rsidR="00CB410C" w:rsidRPr="005707EB">
        <w:rPr>
          <w:rFonts w:ascii="Times New Roman" w:hAnsi="Times New Roman" w:cs="Times New Roman"/>
          <w:sz w:val="24"/>
          <w:szCs w:val="24"/>
        </w:rPr>
        <w:t xml:space="preserve"> years). </w:t>
      </w:r>
    </w:p>
    <w:p w14:paraId="3F0F3308" w14:textId="01411B05" w:rsidR="00935108" w:rsidRPr="005707EB" w:rsidRDefault="00501834"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DSM-5-TR diagnostic criteria </w:t>
      </w:r>
      <w:r w:rsidR="00CB410C" w:rsidRPr="005707EB">
        <w:rPr>
          <w:rFonts w:ascii="Times New Roman" w:hAnsi="Times New Roman" w:cs="Times New Roman"/>
          <w:sz w:val="24"/>
          <w:szCs w:val="24"/>
        </w:rPr>
        <w:t xml:space="preserve">also include </w:t>
      </w:r>
      <w:r w:rsidR="00122B79" w:rsidRPr="005707EB">
        <w:rPr>
          <w:rFonts w:ascii="Times New Roman" w:hAnsi="Times New Roman" w:cs="Times New Roman"/>
          <w:sz w:val="24"/>
          <w:szCs w:val="24"/>
        </w:rPr>
        <w:t xml:space="preserve">at least two of the </w:t>
      </w:r>
      <w:r w:rsidR="00BE532B" w:rsidRPr="005707EB">
        <w:rPr>
          <w:rFonts w:ascii="Times New Roman" w:hAnsi="Times New Roman" w:cs="Times New Roman"/>
          <w:sz w:val="24"/>
          <w:szCs w:val="24"/>
        </w:rPr>
        <w:t>following:</w:t>
      </w:r>
    </w:p>
    <w:p w14:paraId="578C855C" w14:textId="39B25B6F" w:rsidR="00BE532B" w:rsidRPr="00302A0F" w:rsidRDefault="00F54B96" w:rsidP="00302A0F">
      <w:pPr>
        <w:pStyle w:val="BL-FIRST"/>
      </w:pPr>
      <w:r w:rsidRPr="005707EB">
        <w:rPr>
          <w:rFonts w:ascii="Symbol" w:hAnsi="Symbol" w:cs="Times New Roman"/>
          <w:sz w:val="24"/>
          <w:szCs w:val="24"/>
        </w:rPr>
        <w:t></w:t>
      </w:r>
      <w:r w:rsidRPr="005707EB">
        <w:rPr>
          <w:rFonts w:ascii="Symbol" w:hAnsi="Symbol" w:cs="Times New Roman"/>
          <w:sz w:val="24"/>
          <w:szCs w:val="24"/>
        </w:rPr>
        <w:tab/>
      </w:r>
      <w:r w:rsidR="00BE532B" w:rsidRPr="00F54B96">
        <w:rPr>
          <w:rFonts w:ascii="Times New Roman" w:hAnsi="Times New Roman" w:cs="Times New Roman"/>
          <w:sz w:val="24"/>
          <w:szCs w:val="24"/>
        </w:rPr>
        <w:t>Changes in weight or appetite</w:t>
      </w:r>
    </w:p>
    <w:p w14:paraId="44E4F2B0" w14:textId="62B6F94F" w:rsidR="00BE532B" w:rsidRPr="00F54B96" w:rsidRDefault="00F54B96" w:rsidP="00302A0F">
      <w:pPr>
        <w:pStyle w:val="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BE532B" w:rsidRPr="00F54B96">
        <w:rPr>
          <w:rFonts w:ascii="Times New Roman" w:hAnsi="Times New Roman" w:cs="Times New Roman"/>
          <w:sz w:val="24"/>
          <w:szCs w:val="24"/>
        </w:rPr>
        <w:t>Changes in sleep health</w:t>
      </w:r>
    </w:p>
    <w:p w14:paraId="77241CC6" w14:textId="7406669B" w:rsidR="00BE532B" w:rsidRPr="00F54B96" w:rsidRDefault="00F54B96" w:rsidP="00302A0F">
      <w:pPr>
        <w:pStyle w:val="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BE532B" w:rsidRPr="00F54B96">
        <w:rPr>
          <w:rFonts w:ascii="Times New Roman" w:hAnsi="Times New Roman" w:cs="Times New Roman"/>
          <w:sz w:val="24"/>
          <w:szCs w:val="24"/>
        </w:rPr>
        <w:t>Fatigue or lack of energy</w:t>
      </w:r>
    </w:p>
    <w:p w14:paraId="3F70C4A7" w14:textId="45EFBE5D" w:rsidR="00BE532B" w:rsidRPr="00F54B96" w:rsidRDefault="00F54B96" w:rsidP="00302A0F">
      <w:pPr>
        <w:pStyle w:val="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BE532B" w:rsidRPr="00F54B96">
        <w:rPr>
          <w:rFonts w:ascii="Times New Roman" w:hAnsi="Times New Roman" w:cs="Times New Roman"/>
          <w:sz w:val="24"/>
          <w:szCs w:val="24"/>
        </w:rPr>
        <w:t>Feelings of being worthless</w:t>
      </w:r>
    </w:p>
    <w:p w14:paraId="60DCADDE" w14:textId="48860594" w:rsidR="00BE532B" w:rsidRPr="00F54B96" w:rsidRDefault="00F54B96" w:rsidP="00302A0F">
      <w:pPr>
        <w:pStyle w:val="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BE532B" w:rsidRPr="00F54B96">
        <w:rPr>
          <w:rFonts w:ascii="Times New Roman" w:hAnsi="Times New Roman" w:cs="Times New Roman"/>
          <w:sz w:val="24"/>
          <w:szCs w:val="24"/>
        </w:rPr>
        <w:t>Inability to concentrate or indecisiveness</w:t>
      </w:r>
    </w:p>
    <w:p w14:paraId="0B3A3572" w14:textId="1BF4A905" w:rsidR="009446E5" w:rsidRPr="00302A0F" w:rsidRDefault="00F54B96" w:rsidP="00302A0F">
      <w:pPr>
        <w:pStyle w:val="BL-LAST"/>
      </w:pPr>
      <w:r w:rsidRPr="005707EB">
        <w:rPr>
          <w:rFonts w:ascii="Symbol" w:hAnsi="Symbol" w:cs="Times New Roman"/>
          <w:sz w:val="24"/>
          <w:szCs w:val="24"/>
        </w:rPr>
        <w:t></w:t>
      </w:r>
      <w:r w:rsidRPr="005707EB">
        <w:rPr>
          <w:rFonts w:ascii="Symbol" w:hAnsi="Symbol" w:cs="Times New Roman"/>
          <w:sz w:val="24"/>
          <w:szCs w:val="24"/>
        </w:rPr>
        <w:tab/>
      </w:r>
      <w:r w:rsidR="009446E5" w:rsidRPr="00F54B96">
        <w:rPr>
          <w:rFonts w:ascii="Times New Roman" w:hAnsi="Times New Roman" w:cs="Times New Roman"/>
          <w:sz w:val="24"/>
          <w:szCs w:val="24"/>
        </w:rPr>
        <w:t>Feelings of hopelessness</w:t>
      </w:r>
    </w:p>
    <w:p w14:paraId="56E6BE50" w14:textId="78D2ACB2" w:rsidR="00353EDA" w:rsidRPr="005707EB" w:rsidRDefault="00A26815"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Clinicians can specify </w:t>
      </w:r>
      <w:r w:rsidR="00F51297" w:rsidRPr="005707EB">
        <w:rPr>
          <w:rFonts w:ascii="Times New Roman" w:hAnsi="Times New Roman" w:cs="Times New Roman"/>
          <w:i/>
          <w:iCs/>
          <w:sz w:val="24"/>
          <w:szCs w:val="24"/>
        </w:rPr>
        <w:t>with anxious distress</w:t>
      </w:r>
      <w:r w:rsidR="00F51297" w:rsidRPr="005707EB">
        <w:rPr>
          <w:rFonts w:ascii="Times New Roman" w:hAnsi="Times New Roman" w:cs="Times New Roman"/>
          <w:sz w:val="24"/>
          <w:szCs w:val="24"/>
        </w:rPr>
        <w:t xml:space="preserve">, </w:t>
      </w:r>
      <w:r w:rsidR="00F51297" w:rsidRPr="005707EB">
        <w:rPr>
          <w:rFonts w:ascii="Times New Roman" w:hAnsi="Times New Roman" w:cs="Times New Roman"/>
          <w:i/>
          <w:iCs/>
          <w:sz w:val="24"/>
          <w:szCs w:val="24"/>
        </w:rPr>
        <w:t>with mixed features</w:t>
      </w:r>
      <w:r w:rsidR="00F51297" w:rsidRPr="005707EB">
        <w:rPr>
          <w:rFonts w:ascii="Times New Roman" w:hAnsi="Times New Roman" w:cs="Times New Roman"/>
          <w:sz w:val="24"/>
          <w:szCs w:val="24"/>
        </w:rPr>
        <w:t xml:space="preserve">, </w:t>
      </w:r>
      <w:r w:rsidR="00F51297" w:rsidRPr="005707EB">
        <w:rPr>
          <w:rFonts w:ascii="Times New Roman" w:hAnsi="Times New Roman" w:cs="Times New Roman"/>
          <w:i/>
          <w:iCs/>
          <w:sz w:val="24"/>
          <w:szCs w:val="24"/>
        </w:rPr>
        <w:t>with melancholic features</w:t>
      </w:r>
      <w:r w:rsidR="00F51297" w:rsidRPr="005707EB">
        <w:rPr>
          <w:rFonts w:ascii="Times New Roman" w:hAnsi="Times New Roman" w:cs="Times New Roman"/>
          <w:sz w:val="24"/>
          <w:szCs w:val="24"/>
        </w:rPr>
        <w:t xml:space="preserve">, </w:t>
      </w:r>
      <w:r w:rsidR="00F51297" w:rsidRPr="005707EB">
        <w:rPr>
          <w:rFonts w:ascii="Times New Roman" w:hAnsi="Times New Roman" w:cs="Times New Roman"/>
          <w:i/>
          <w:iCs/>
          <w:sz w:val="24"/>
          <w:szCs w:val="24"/>
        </w:rPr>
        <w:t>with atypical features</w:t>
      </w:r>
      <w:r w:rsidR="00F51297" w:rsidRPr="005707EB">
        <w:rPr>
          <w:rFonts w:ascii="Times New Roman" w:hAnsi="Times New Roman" w:cs="Times New Roman"/>
          <w:sz w:val="24"/>
          <w:szCs w:val="24"/>
        </w:rPr>
        <w:t xml:space="preserve">, </w:t>
      </w:r>
      <w:r w:rsidR="00F51297" w:rsidRPr="005707EB">
        <w:rPr>
          <w:rFonts w:ascii="Times New Roman" w:hAnsi="Times New Roman" w:cs="Times New Roman"/>
          <w:i/>
          <w:iCs/>
          <w:sz w:val="24"/>
          <w:szCs w:val="24"/>
        </w:rPr>
        <w:t xml:space="preserve">with mood-congruent psychotic </w:t>
      </w:r>
      <w:r w:rsidR="001731D7" w:rsidRPr="005707EB">
        <w:rPr>
          <w:rFonts w:ascii="Times New Roman" w:hAnsi="Times New Roman" w:cs="Times New Roman"/>
          <w:i/>
          <w:iCs/>
          <w:sz w:val="24"/>
          <w:szCs w:val="24"/>
        </w:rPr>
        <w:t>features</w:t>
      </w:r>
      <w:r w:rsidR="001731D7" w:rsidRPr="005707EB">
        <w:rPr>
          <w:rFonts w:ascii="Times New Roman" w:hAnsi="Times New Roman" w:cs="Times New Roman"/>
          <w:sz w:val="24"/>
          <w:szCs w:val="24"/>
        </w:rPr>
        <w:t xml:space="preserve">, </w:t>
      </w:r>
      <w:r w:rsidR="001731D7" w:rsidRPr="005707EB">
        <w:rPr>
          <w:rFonts w:ascii="Times New Roman" w:hAnsi="Times New Roman" w:cs="Times New Roman"/>
          <w:i/>
          <w:iCs/>
          <w:sz w:val="24"/>
          <w:szCs w:val="24"/>
        </w:rPr>
        <w:t>with mood-incongruent psychotic features</w:t>
      </w:r>
      <w:r w:rsidR="001731D7" w:rsidRPr="005707EB">
        <w:rPr>
          <w:rFonts w:ascii="Times New Roman" w:hAnsi="Times New Roman" w:cs="Times New Roman"/>
          <w:sz w:val="24"/>
          <w:szCs w:val="24"/>
        </w:rPr>
        <w:t xml:space="preserve">, or </w:t>
      </w:r>
      <w:r w:rsidR="001731D7" w:rsidRPr="005707EB">
        <w:rPr>
          <w:rFonts w:ascii="Times New Roman" w:hAnsi="Times New Roman" w:cs="Times New Roman"/>
          <w:i/>
          <w:iCs/>
          <w:sz w:val="24"/>
          <w:szCs w:val="24"/>
        </w:rPr>
        <w:t>with peripartum onset</w:t>
      </w:r>
      <w:r w:rsidR="001731D7" w:rsidRPr="005707EB">
        <w:rPr>
          <w:rFonts w:ascii="Times New Roman" w:hAnsi="Times New Roman" w:cs="Times New Roman"/>
          <w:sz w:val="24"/>
          <w:szCs w:val="24"/>
        </w:rPr>
        <w:t xml:space="preserve"> </w:t>
      </w:r>
      <w:r w:rsidR="00F51297" w:rsidRPr="005707EB">
        <w:rPr>
          <w:rFonts w:ascii="Times New Roman" w:hAnsi="Times New Roman" w:cs="Times New Roman"/>
          <w:sz w:val="24"/>
          <w:szCs w:val="24"/>
        </w:rPr>
        <w:t>(</w:t>
      </w:r>
      <w:r w:rsidR="001731D7" w:rsidRPr="005707EB">
        <w:rPr>
          <w:rFonts w:ascii="Times New Roman" w:hAnsi="Times New Roman" w:cs="Times New Roman"/>
          <w:sz w:val="24"/>
          <w:szCs w:val="24"/>
        </w:rPr>
        <w:t xml:space="preserve">see </w:t>
      </w:r>
      <w:r w:rsidRPr="005707EB">
        <w:rPr>
          <w:rFonts w:ascii="Times New Roman" w:hAnsi="Times New Roman" w:cs="Times New Roman"/>
          <w:sz w:val="24"/>
          <w:szCs w:val="24"/>
        </w:rPr>
        <w:t>Table 17.3</w:t>
      </w:r>
      <w:r w:rsidR="001731D7" w:rsidRPr="005707EB">
        <w:rPr>
          <w:rFonts w:ascii="Times New Roman" w:hAnsi="Times New Roman" w:cs="Times New Roman"/>
          <w:sz w:val="24"/>
          <w:szCs w:val="24"/>
        </w:rPr>
        <w:t xml:space="preserve"> for diagnostic criteria</w:t>
      </w:r>
      <w:r w:rsidR="00C26746" w:rsidRPr="005707EB">
        <w:rPr>
          <w:rFonts w:ascii="Times New Roman" w:hAnsi="Times New Roman" w:cs="Times New Roman"/>
          <w:sz w:val="24"/>
          <w:szCs w:val="24"/>
        </w:rPr>
        <w:t xml:space="preserve"> of specifiers</w:t>
      </w:r>
      <w:r w:rsidR="001731D7" w:rsidRPr="005707EB">
        <w:rPr>
          <w:rFonts w:ascii="Times New Roman" w:hAnsi="Times New Roman" w:cs="Times New Roman"/>
          <w:sz w:val="24"/>
          <w:szCs w:val="24"/>
        </w:rPr>
        <w:t xml:space="preserve">). </w:t>
      </w:r>
    </w:p>
    <w:p w14:paraId="10833929" w14:textId="26994AE3" w:rsidR="001F6A9E" w:rsidRPr="005707EB" w:rsidRDefault="001F6A9E"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When a </w:t>
      </w:r>
      <w:r w:rsidR="00E45F41" w:rsidRPr="005707EB">
        <w:rPr>
          <w:rFonts w:ascii="Times New Roman" w:hAnsi="Times New Roman" w:cs="Times New Roman"/>
          <w:sz w:val="24"/>
          <w:szCs w:val="24"/>
        </w:rPr>
        <w:t>teen</w:t>
      </w:r>
      <w:r w:rsidRPr="005707EB">
        <w:rPr>
          <w:rFonts w:ascii="Times New Roman" w:hAnsi="Times New Roman" w:cs="Times New Roman"/>
          <w:sz w:val="24"/>
          <w:szCs w:val="24"/>
        </w:rPr>
        <w:t xml:space="preserve"> presents with </w:t>
      </w:r>
      <w:r w:rsidR="00D605B1" w:rsidRPr="005707EB">
        <w:rPr>
          <w:rFonts w:ascii="Times New Roman" w:hAnsi="Times New Roman" w:cs="Times New Roman"/>
          <w:sz w:val="24"/>
          <w:szCs w:val="24"/>
        </w:rPr>
        <w:t>depressive symptoms</w:t>
      </w:r>
      <w:r w:rsidRPr="005707EB">
        <w:rPr>
          <w:rFonts w:ascii="Times New Roman" w:hAnsi="Times New Roman" w:cs="Times New Roman"/>
          <w:sz w:val="24"/>
          <w:szCs w:val="24"/>
        </w:rPr>
        <w:t>, a good screening question for PDD is</w:t>
      </w:r>
      <w:r w:rsidR="00D953C3">
        <w:rPr>
          <w:rFonts w:ascii="Times New Roman" w:hAnsi="Times New Roman" w:cs="Times New Roman"/>
          <w:sz w:val="24"/>
          <w:szCs w:val="24"/>
        </w:rPr>
        <w:t>:</w:t>
      </w:r>
    </w:p>
    <w:p w14:paraId="1A62BB3B" w14:textId="0AC7CDF8" w:rsidR="001F6A9E" w:rsidRPr="005707EB" w:rsidRDefault="001F6A9E" w:rsidP="00B3125F">
      <w:pPr>
        <w:pStyle w:val="TXT"/>
        <w:rPr>
          <w:rFonts w:ascii="Times New Roman" w:hAnsi="Times New Roman" w:cs="Times New Roman"/>
          <w:sz w:val="24"/>
          <w:szCs w:val="24"/>
        </w:rPr>
      </w:pPr>
      <w:r w:rsidRPr="005707EB">
        <w:rPr>
          <w:rFonts w:ascii="Times New Roman" w:hAnsi="Times New Roman" w:cs="Times New Roman"/>
          <w:i/>
          <w:sz w:val="24"/>
          <w:szCs w:val="24"/>
        </w:rPr>
        <w:lastRenderedPageBreak/>
        <w:t xml:space="preserve">When was the last time you remember </w:t>
      </w:r>
      <w:r w:rsidR="00E45F41" w:rsidRPr="005707EB">
        <w:rPr>
          <w:rFonts w:ascii="Times New Roman" w:hAnsi="Times New Roman" w:cs="Times New Roman"/>
          <w:i/>
          <w:sz w:val="24"/>
          <w:szCs w:val="24"/>
        </w:rPr>
        <w:t xml:space="preserve">feeling happy or </w:t>
      </w:r>
      <w:r w:rsidRPr="005707EB">
        <w:rPr>
          <w:rFonts w:ascii="Times New Roman" w:hAnsi="Times New Roman" w:cs="Times New Roman"/>
          <w:i/>
          <w:sz w:val="24"/>
          <w:szCs w:val="24"/>
        </w:rPr>
        <w:t>not feeling depressed?</w:t>
      </w:r>
    </w:p>
    <w:p w14:paraId="4A04D7D9" w14:textId="3E8156B4" w:rsidR="00BF43E3" w:rsidRPr="005707EB" w:rsidRDefault="00A10B78" w:rsidP="00B3125F">
      <w:pPr>
        <w:pStyle w:val="TXT"/>
        <w:rPr>
          <w:rFonts w:ascii="Times New Roman" w:hAnsi="Times New Roman" w:cs="Times New Roman"/>
          <w:sz w:val="24"/>
          <w:szCs w:val="24"/>
        </w:rPr>
      </w:pPr>
      <w:r w:rsidRPr="005707EB">
        <w:rPr>
          <w:rFonts w:ascii="Times New Roman" w:hAnsi="Times New Roman" w:cs="Times New Roman"/>
          <w:sz w:val="24"/>
          <w:szCs w:val="24"/>
        </w:rPr>
        <w:t>If the</w:t>
      </w:r>
      <w:r w:rsidR="00F01471" w:rsidRPr="005707EB">
        <w:rPr>
          <w:rFonts w:ascii="Times New Roman" w:hAnsi="Times New Roman" w:cs="Times New Roman"/>
          <w:sz w:val="24"/>
          <w:szCs w:val="24"/>
        </w:rPr>
        <w:t>y</w:t>
      </w:r>
      <w:r w:rsidRPr="005707EB">
        <w:rPr>
          <w:rFonts w:ascii="Times New Roman" w:hAnsi="Times New Roman" w:cs="Times New Roman"/>
          <w:sz w:val="24"/>
          <w:szCs w:val="24"/>
        </w:rPr>
        <w:t xml:space="preserve"> </w:t>
      </w:r>
      <w:r w:rsidR="00551237" w:rsidRPr="005707EB">
        <w:rPr>
          <w:rFonts w:ascii="Times New Roman" w:hAnsi="Times New Roman" w:cs="Times New Roman"/>
          <w:sz w:val="24"/>
          <w:szCs w:val="24"/>
        </w:rPr>
        <w:t xml:space="preserve">say </w:t>
      </w:r>
      <w:r w:rsidR="00941C6D" w:rsidRPr="005707EB">
        <w:rPr>
          <w:rFonts w:ascii="Times New Roman" w:hAnsi="Times New Roman" w:cs="Times New Roman"/>
          <w:sz w:val="24"/>
          <w:szCs w:val="24"/>
        </w:rPr>
        <w:t xml:space="preserve">weeks or months, then PDD is unlikely. If </w:t>
      </w:r>
      <w:r w:rsidR="00551237" w:rsidRPr="005707EB">
        <w:rPr>
          <w:rFonts w:ascii="Times New Roman" w:hAnsi="Times New Roman" w:cs="Times New Roman"/>
          <w:sz w:val="24"/>
          <w:szCs w:val="24"/>
        </w:rPr>
        <w:t>they cannot remember a time when they weren’t depressed</w:t>
      </w:r>
      <w:r w:rsidR="001C5ADC" w:rsidRPr="005707EB">
        <w:rPr>
          <w:rFonts w:ascii="Times New Roman" w:hAnsi="Times New Roman" w:cs="Times New Roman"/>
          <w:sz w:val="24"/>
          <w:szCs w:val="24"/>
        </w:rPr>
        <w:t xml:space="preserve"> or </w:t>
      </w:r>
      <w:r w:rsidR="00941C6D" w:rsidRPr="005707EB">
        <w:rPr>
          <w:rFonts w:ascii="Times New Roman" w:hAnsi="Times New Roman" w:cs="Times New Roman"/>
          <w:sz w:val="24"/>
          <w:szCs w:val="24"/>
        </w:rPr>
        <w:t>claim</w:t>
      </w:r>
      <w:r w:rsidR="001C5ADC" w:rsidRPr="005707EB">
        <w:rPr>
          <w:rFonts w:ascii="Times New Roman" w:hAnsi="Times New Roman" w:cs="Times New Roman"/>
          <w:sz w:val="24"/>
          <w:szCs w:val="24"/>
        </w:rPr>
        <w:t xml:space="preserve"> it’s been “years” since they felt “normal,” </w:t>
      </w:r>
      <w:r w:rsidR="00C97A43" w:rsidRPr="005707EB">
        <w:rPr>
          <w:rFonts w:ascii="Times New Roman" w:hAnsi="Times New Roman" w:cs="Times New Roman"/>
          <w:sz w:val="24"/>
          <w:szCs w:val="24"/>
        </w:rPr>
        <w:t xml:space="preserve">then </w:t>
      </w:r>
      <w:r w:rsidR="00CB6C24" w:rsidRPr="005707EB">
        <w:rPr>
          <w:rFonts w:ascii="Times New Roman" w:hAnsi="Times New Roman" w:cs="Times New Roman"/>
          <w:sz w:val="24"/>
          <w:szCs w:val="24"/>
        </w:rPr>
        <w:t xml:space="preserve">PDD </w:t>
      </w:r>
      <w:r w:rsidR="005F2587" w:rsidRPr="005707EB">
        <w:rPr>
          <w:rFonts w:ascii="Times New Roman" w:hAnsi="Times New Roman" w:cs="Times New Roman"/>
          <w:sz w:val="24"/>
          <w:szCs w:val="24"/>
        </w:rPr>
        <w:t>is more</w:t>
      </w:r>
      <w:r w:rsidR="00CB6C24" w:rsidRPr="005707EB">
        <w:rPr>
          <w:rFonts w:ascii="Times New Roman" w:hAnsi="Times New Roman" w:cs="Times New Roman"/>
          <w:sz w:val="24"/>
          <w:szCs w:val="24"/>
        </w:rPr>
        <w:t xml:space="preserve"> </w:t>
      </w:r>
      <w:r w:rsidR="00F73D2F" w:rsidRPr="005707EB">
        <w:rPr>
          <w:rFonts w:ascii="Times New Roman" w:hAnsi="Times New Roman" w:cs="Times New Roman"/>
          <w:sz w:val="24"/>
          <w:szCs w:val="24"/>
        </w:rPr>
        <w:t xml:space="preserve">likely. </w:t>
      </w:r>
    </w:p>
    <w:p w14:paraId="5239DA94" w14:textId="02E805C5" w:rsidR="001F6A9E" w:rsidRPr="005707EB" w:rsidRDefault="00BF43E3"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In either case, </w:t>
      </w:r>
      <w:r w:rsidR="00C97A43" w:rsidRPr="005707EB">
        <w:rPr>
          <w:rFonts w:ascii="Times New Roman" w:hAnsi="Times New Roman" w:cs="Times New Roman"/>
          <w:sz w:val="24"/>
          <w:szCs w:val="24"/>
        </w:rPr>
        <w:t xml:space="preserve">you should ask them about </w:t>
      </w:r>
      <w:r w:rsidR="00B86BBC" w:rsidRPr="005707EB">
        <w:rPr>
          <w:rFonts w:ascii="Times New Roman" w:hAnsi="Times New Roman" w:cs="Times New Roman"/>
          <w:sz w:val="24"/>
          <w:szCs w:val="24"/>
        </w:rPr>
        <w:t xml:space="preserve">the </w:t>
      </w:r>
      <w:r w:rsidR="00B11695" w:rsidRPr="005707EB">
        <w:rPr>
          <w:rFonts w:ascii="Times New Roman" w:hAnsi="Times New Roman" w:cs="Times New Roman"/>
          <w:sz w:val="24"/>
          <w:szCs w:val="24"/>
        </w:rPr>
        <w:t xml:space="preserve">symptoms of </w:t>
      </w:r>
      <w:r w:rsidR="00B86BBC" w:rsidRPr="005707EB">
        <w:rPr>
          <w:rFonts w:ascii="Times New Roman" w:hAnsi="Times New Roman" w:cs="Times New Roman"/>
          <w:sz w:val="24"/>
          <w:szCs w:val="24"/>
        </w:rPr>
        <w:t xml:space="preserve">their </w:t>
      </w:r>
      <w:r w:rsidR="00B11695" w:rsidRPr="005707EB">
        <w:rPr>
          <w:rFonts w:ascii="Times New Roman" w:hAnsi="Times New Roman" w:cs="Times New Roman"/>
          <w:sz w:val="24"/>
          <w:szCs w:val="24"/>
        </w:rPr>
        <w:t xml:space="preserve">depression (see </w:t>
      </w:r>
      <w:r w:rsidR="008F459D" w:rsidRPr="005707EB">
        <w:rPr>
          <w:rFonts w:ascii="Times New Roman" w:hAnsi="Times New Roman" w:cs="Times New Roman"/>
          <w:sz w:val="24"/>
          <w:szCs w:val="24"/>
        </w:rPr>
        <w:t>above</w:t>
      </w:r>
      <w:r w:rsidR="00C354BC" w:rsidRPr="005707EB">
        <w:rPr>
          <w:rFonts w:ascii="Times New Roman" w:hAnsi="Times New Roman" w:cs="Times New Roman"/>
          <w:sz w:val="24"/>
          <w:szCs w:val="24"/>
        </w:rPr>
        <w:t>)</w:t>
      </w:r>
      <w:r w:rsidR="00B11695" w:rsidRPr="005707EB">
        <w:rPr>
          <w:rFonts w:ascii="Times New Roman" w:hAnsi="Times New Roman" w:cs="Times New Roman"/>
          <w:sz w:val="24"/>
          <w:szCs w:val="24"/>
        </w:rPr>
        <w:t>.</w:t>
      </w:r>
    </w:p>
    <w:p w14:paraId="7E1EBEC5" w14:textId="5FFAF578" w:rsidR="00935108" w:rsidRPr="005707EB" w:rsidRDefault="00935108" w:rsidP="006B49C0">
      <w:pPr>
        <w:pStyle w:val="H1"/>
        <w:rPr>
          <w:rFonts w:ascii="Times New Roman" w:hAnsi="Times New Roman" w:cs="Times New Roman"/>
          <w:b/>
          <w:bCs/>
          <w:sz w:val="24"/>
          <w:szCs w:val="24"/>
        </w:rPr>
      </w:pPr>
      <w:r w:rsidRPr="005707EB">
        <w:rPr>
          <w:rFonts w:ascii="Times New Roman" w:hAnsi="Times New Roman" w:cs="Times New Roman"/>
          <w:b/>
          <w:bCs/>
          <w:sz w:val="24"/>
          <w:szCs w:val="24"/>
        </w:rPr>
        <w:t>&lt;H1&gt;</w:t>
      </w:r>
      <w:r w:rsidR="00F92751" w:rsidRPr="005707EB">
        <w:rPr>
          <w:rFonts w:ascii="Times New Roman" w:hAnsi="Times New Roman" w:cs="Times New Roman"/>
          <w:b/>
          <w:bCs/>
          <w:sz w:val="24"/>
          <w:szCs w:val="24"/>
        </w:rPr>
        <w:t>Premenstrual</w:t>
      </w:r>
      <w:r w:rsidRPr="005707EB">
        <w:rPr>
          <w:rFonts w:ascii="Times New Roman" w:hAnsi="Times New Roman" w:cs="Times New Roman"/>
          <w:b/>
          <w:bCs/>
          <w:sz w:val="24"/>
          <w:szCs w:val="24"/>
        </w:rPr>
        <w:t xml:space="preserve"> Dysphor</w:t>
      </w:r>
      <w:r w:rsidR="00877464" w:rsidRPr="005707EB">
        <w:rPr>
          <w:rFonts w:ascii="Times New Roman" w:hAnsi="Times New Roman" w:cs="Times New Roman"/>
          <w:b/>
          <w:bCs/>
          <w:sz w:val="24"/>
          <w:szCs w:val="24"/>
        </w:rPr>
        <w:t>ic</w:t>
      </w:r>
      <w:r w:rsidRPr="005707EB">
        <w:rPr>
          <w:rFonts w:ascii="Times New Roman" w:hAnsi="Times New Roman" w:cs="Times New Roman"/>
          <w:b/>
          <w:bCs/>
          <w:sz w:val="24"/>
          <w:szCs w:val="24"/>
        </w:rPr>
        <w:t xml:space="preserve"> Disorder</w:t>
      </w:r>
    </w:p>
    <w:p w14:paraId="7B04DC89" w14:textId="276BA55D" w:rsidR="00053A63" w:rsidRPr="005707EB" w:rsidRDefault="00197B2A" w:rsidP="00E10D0C">
      <w:pPr>
        <w:pStyle w:val="TXT-FLUSH"/>
        <w:rPr>
          <w:rFonts w:ascii="Times New Roman" w:hAnsi="Times New Roman" w:cs="Times New Roman"/>
          <w:sz w:val="24"/>
          <w:szCs w:val="24"/>
        </w:rPr>
      </w:pPr>
      <w:r w:rsidRPr="005707EB">
        <w:rPr>
          <w:rFonts w:ascii="Times New Roman" w:hAnsi="Times New Roman" w:cs="Times New Roman"/>
          <w:sz w:val="24"/>
          <w:szCs w:val="24"/>
        </w:rPr>
        <w:t>P</w:t>
      </w:r>
      <w:r w:rsidR="00731912" w:rsidRPr="005707EB">
        <w:rPr>
          <w:rFonts w:ascii="Times New Roman" w:hAnsi="Times New Roman" w:cs="Times New Roman"/>
          <w:sz w:val="24"/>
          <w:szCs w:val="24"/>
        </w:rPr>
        <w:t>remenstrual dysphori</w:t>
      </w:r>
      <w:r w:rsidR="00877464" w:rsidRPr="005707EB">
        <w:rPr>
          <w:rFonts w:ascii="Times New Roman" w:hAnsi="Times New Roman" w:cs="Times New Roman"/>
          <w:sz w:val="24"/>
          <w:szCs w:val="24"/>
        </w:rPr>
        <w:t>c</w:t>
      </w:r>
      <w:r w:rsidR="00731912" w:rsidRPr="005707EB">
        <w:rPr>
          <w:rFonts w:ascii="Times New Roman" w:hAnsi="Times New Roman" w:cs="Times New Roman"/>
          <w:sz w:val="24"/>
          <w:szCs w:val="24"/>
        </w:rPr>
        <w:t xml:space="preserve"> disorder </w:t>
      </w:r>
      <w:r w:rsidRPr="005707EB">
        <w:rPr>
          <w:rFonts w:ascii="Times New Roman" w:hAnsi="Times New Roman" w:cs="Times New Roman"/>
          <w:sz w:val="24"/>
          <w:szCs w:val="24"/>
        </w:rPr>
        <w:t>can develop at any point after menarche</w:t>
      </w:r>
      <w:r w:rsidR="00C60092" w:rsidRPr="005707EB">
        <w:rPr>
          <w:rFonts w:ascii="Times New Roman" w:hAnsi="Times New Roman" w:cs="Times New Roman"/>
          <w:sz w:val="24"/>
          <w:szCs w:val="24"/>
        </w:rPr>
        <w:t xml:space="preserve">. </w:t>
      </w:r>
      <w:r w:rsidR="003E79AB" w:rsidRPr="005707EB">
        <w:rPr>
          <w:rFonts w:ascii="Times New Roman" w:hAnsi="Times New Roman" w:cs="Times New Roman"/>
          <w:sz w:val="24"/>
          <w:szCs w:val="24"/>
        </w:rPr>
        <w:t>T</w:t>
      </w:r>
      <w:r w:rsidR="00C60092" w:rsidRPr="005707EB">
        <w:rPr>
          <w:rFonts w:ascii="Times New Roman" w:hAnsi="Times New Roman" w:cs="Times New Roman"/>
          <w:sz w:val="24"/>
          <w:szCs w:val="24"/>
        </w:rPr>
        <w:t xml:space="preserve">he </w:t>
      </w:r>
      <w:r w:rsidR="00593370" w:rsidRPr="005707EB">
        <w:rPr>
          <w:rFonts w:ascii="Times New Roman" w:hAnsi="Times New Roman" w:cs="Times New Roman"/>
          <w:sz w:val="24"/>
          <w:szCs w:val="24"/>
        </w:rPr>
        <w:t xml:space="preserve">essential feature </w:t>
      </w:r>
      <w:r w:rsidR="00B86BBC" w:rsidRPr="005707EB">
        <w:rPr>
          <w:rFonts w:ascii="Times New Roman" w:hAnsi="Times New Roman" w:cs="Times New Roman"/>
          <w:sz w:val="24"/>
          <w:szCs w:val="24"/>
        </w:rPr>
        <w:t>of the disorder</w:t>
      </w:r>
      <w:r w:rsidR="00593370" w:rsidRPr="005707EB">
        <w:rPr>
          <w:rFonts w:ascii="Times New Roman" w:hAnsi="Times New Roman" w:cs="Times New Roman"/>
          <w:sz w:val="24"/>
          <w:szCs w:val="24"/>
        </w:rPr>
        <w:t xml:space="preserve"> is the notable increase in irritability, anxiety, dysphoria, </w:t>
      </w:r>
      <w:r w:rsidR="00A25A2E" w:rsidRPr="005707EB">
        <w:rPr>
          <w:rFonts w:ascii="Times New Roman" w:hAnsi="Times New Roman" w:cs="Times New Roman"/>
          <w:sz w:val="24"/>
          <w:szCs w:val="24"/>
        </w:rPr>
        <w:t>or mood swings around the onset of menses</w:t>
      </w:r>
      <w:r w:rsidR="00E45F41" w:rsidRPr="005707EB">
        <w:rPr>
          <w:rFonts w:ascii="Times New Roman" w:hAnsi="Times New Roman" w:cs="Times New Roman"/>
          <w:sz w:val="24"/>
          <w:szCs w:val="24"/>
        </w:rPr>
        <w:t xml:space="preserve"> (beginning of the menstrual period)</w:t>
      </w:r>
      <w:r w:rsidR="00A25A2E" w:rsidRPr="005707EB">
        <w:rPr>
          <w:rFonts w:ascii="Times New Roman" w:hAnsi="Times New Roman" w:cs="Times New Roman"/>
          <w:sz w:val="24"/>
          <w:szCs w:val="24"/>
        </w:rPr>
        <w:t>.</w:t>
      </w:r>
      <w:r w:rsidR="00C60092" w:rsidRPr="005707EB">
        <w:rPr>
          <w:rFonts w:ascii="Times New Roman" w:hAnsi="Times New Roman" w:cs="Times New Roman"/>
          <w:sz w:val="24"/>
          <w:szCs w:val="24"/>
        </w:rPr>
        <w:t xml:space="preserve"> </w:t>
      </w:r>
      <w:r w:rsidR="00641F76" w:rsidRPr="005707EB">
        <w:rPr>
          <w:rFonts w:ascii="Times New Roman" w:hAnsi="Times New Roman" w:cs="Times New Roman"/>
          <w:sz w:val="24"/>
          <w:szCs w:val="24"/>
        </w:rPr>
        <w:t xml:space="preserve">These symptoms </w:t>
      </w:r>
      <w:r w:rsidR="00492E16" w:rsidRPr="005707EB">
        <w:rPr>
          <w:rFonts w:ascii="Times New Roman" w:hAnsi="Times New Roman" w:cs="Times New Roman"/>
          <w:sz w:val="24"/>
          <w:szCs w:val="24"/>
        </w:rPr>
        <w:t xml:space="preserve">are </w:t>
      </w:r>
      <w:r w:rsidR="001B6557" w:rsidRPr="005707EB">
        <w:rPr>
          <w:rFonts w:ascii="Times New Roman" w:hAnsi="Times New Roman" w:cs="Times New Roman"/>
          <w:sz w:val="24"/>
          <w:szCs w:val="24"/>
        </w:rPr>
        <w:t>combine</w:t>
      </w:r>
      <w:r w:rsidR="00492E16" w:rsidRPr="005707EB">
        <w:rPr>
          <w:rFonts w:ascii="Times New Roman" w:hAnsi="Times New Roman" w:cs="Times New Roman"/>
          <w:sz w:val="24"/>
          <w:szCs w:val="24"/>
        </w:rPr>
        <w:t>d</w:t>
      </w:r>
      <w:r w:rsidR="001B6557" w:rsidRPr="005707EB">
        <w:rPr>
          <w:rFonts w:ascii="Times New Roman" w:hAnsi="Times New Roman" w:cs="Times New Roman"/>
          <w:sz w:val="24"/>
          <w:szCs w:val="24"/>
        </w:rPr>
        <w:t xml:space="preserve"> with symptoms that are common to other depressive symptoms, including anhedonia, lethargy, </w:t>
      </w:r>
      <w:r w:rsidR="00492E16" w:rsidRPr="005707EB">
        <w:rPr>
          <w:rFonts w:ascii="Times New Roman" w:hAnsi="Times New Roman" w:cs="Times New Roman"/>
          <w:sz w:val="24"/>
          <w:szCs w:val="24"/>
        </w:rPr>
        <w:t>and changes in sleep patterns (either insomnia or hypersomnia).</w:t>
      </w:r>
    </w:p>
    <w:p w14:paraId="19638A37" w14:textId="5BF130B2" w:rsidR="00792CA2" w:rsidRPr="005707EB" w:rsidRDefault="00765B59"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Establishing that </w:t>
      </w:r>
      <w:r w:rsidR="0083713A" w:rsidRPr="005707EB">
        <w:rPr>
          <w:rFonts w:ascii="Times New Roman" w:hAnsi="Times New Roman" w:cs="Times New Roman"/>
          <w:sz w:val="24"/>
          <w:szCs w:val="24"/>
        </w:rPr>
        <w:t xml:space="preserve">these </w:t>
      </w:r>
      <w:r w:rsidRPr="005707EB">
        <w:rPr>
          <w:rFonts w:ascii="Times New Roman" w:hAnsi="Times New Roman" w:cs="Times New Roman"/>
          <w:sz w:val="24"/>
          <w:szCs w:val="24"/>
        </w:rPr>
        <w:t xml:space="preserve">symptoms emerge </w:t>
      </w:r>
      <w:r w:rsidR="00CB04C3" w:rsidRPr="005707EB">
        <w:rPr>
          <w:rFonts w:ascii="Times New Roman" w:hAnsi="Times New Roman" w:cs="Times New Roman"/>
          <w:sz w:val="24"/>
          <w:szCs w:val="24"/>
        </w:rPr>
        <w:t>within approximately 1 week of</w:t>
      </w:r>
      <w:r w:rsidR="00E45F41" w:rsidRPr="005707EB">
        <w:rPr>
          <w:rFonts w:ascii="Times New Roman" w:hAnsi="Times New Roman" w:cs="Times New Roman"/>
          <w:sz w:val="24"/>
          <w:szCs w:val="24"/>
        </w:rPr>
        <w:t xml:space="preserve"> each period</w:t>
      </w:r>
      <w:r w:rsidR="00CB04C3" w:rsidRPr="005707EB">
        <w:rPr>
          <w:rFonts w:ascii="Times New Roman" w:hAnsi="Times New Roman" w:cs="Times New Roman"/>
          <w:sz w:val="24"/>
          <w:szCs w:val="24"/>
        </w:rPr>
        <w:t xml:space="preserve"> </w:t>
      </w:r>
      <w:r w:rsidR="0083713A" w:rsidRPr="005707EB">
        <w:rPr>
          <w:rFonts w:ascii="Times New Roman" w:hAnsi="Times New Roman" w:cs="Times New Roman"/>
          <w:sz w:val="24"/>
          <w:szCs w:val="24"/>
        </w:rPr>
        <w:t>is the first step in diagnosing premenstrual dysphoric disorder, so a helpful</w:t>
      </w:r>
      <w:r w:rsidR="00C547E2" w:rsidRPr="005707EB">
        <w:rPr>
          <w:rFonts w:ascii="Times New Roman" w:hAnsi="Times New Roman" w:cs="Times New Roman"/>
          <w:sz w:val="24"/>
          <w:szCs w:val="24"/>
        </w:rPr>
        <w:t xml:space="preserve"> </w:t>
      </w:r>
      <w:r w:rsidR="00792CA2" w:rsidRPr="005707EB">
        <w:rPr>
          <w:rFonts w:ascii="Times New Roman" w:hAnsi="Times New Roman" w:cs="Times New Roman"/>
          <w:sz w:val="24"/>
          <w:szCs w:val="24"/>
        </w:rPr>
        <w:t xml:space="preserve">screening question </w:t>
      </w:r>
      <w:r w:rsidR="0083713A" w:rsidRPr="005707EB">
        <w:rPr>
          <w:rFonts w:ascii="Times New Roman" w:hAnsi="Times New Roman" w:cs="Times New Roman"/>
          <w:sz w:val="24"/>
          <w:szCs w:val="24"/>
        </w:rPr>
        <w:t>would be</w:t>
      </w:r>
      <w:r w:rsidR="00053904">
        <w:rPr>
          <w:rFonts w:ascii="Times New Roman" w:hAnsi="Times New Roman" w:cs="Times New Roman"/>
          <w:sz w:val="24"/>
          <w:szCs w:val="24"/>
        </w:rPr>
        <w:t>:</w:t>
      </w:r>
    </w:p>
    <w:p w14:paraId="3AF4B086" w14:textId="0266C5FA" w:rsidR="00746B1C" w:rsidRPr="005707EB" w:rsidRDefault="00746B1C"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 you notice </w:t>
      </w:r>
      <w:r w:rsidR="00F76B3B" w:rsidRPr="005707EB">
        <w:rPr>
          <w:rFonts w:ascii="Times New Roman" w:hAnsi="Times New Roman" w:cs="Times New Roman"/>
          <w:i/>
          <w:iCs/>
          <w:sz w:val="24"/>
          <w:szCs w:val="24"/>
        </w:rPr>
        <w:t>a change in</w:t>
      </w:r>
      <w:r w:rsidRPr="005707EB">
        <w:rPr>
          <w:rFonts w:ascii="Times New Roman" w:hAnsi="Times New Roman" w:cs="Times New Roman"/>
          <w:i/>
          <w:iCs/>
          <w:sz w:val="24"/>
          <w:szCs w:val="24"/>
        </w:rPr>
        <w:t xml:space="preserve"> mood before your </w:t>
      </w:r>
      <w:r w:rsidR="00E45F41" w:rsidRPr="005707EB">
        <w:rPr>
          <w:rFonts w:ascii="Times New Roman" w:hAnsi="Times New Roman" w:cs="Times New Roman"/>
          <w:i/>
          <w:iCs/>
          <w:sz w:val="24"/>
          <w:szCs w:val="24"/>
        </w:rPr>
        <w:t xml:space="preserve">monthly </w:t>
      </w:r>
      <w:r w:rsidRPr="005707EB">
        <w:rPr>
          <w:rFonts w:ascii="Times New Roman" w:hAnsi="Times New Roman" w:cs="Times New Roman"/>
          <w:i/>
          <w:iCs/>
          <w:sz w:val="24"/>
          <w:szCs w:val="24"/>
        </w:rPr>
        <w:t>period?</w:t>
      </w:r>
    </w:p>
    <w:p w14:paraId="3A55239A" w14:textId="06353079" w:rsidR="00F76B3B" w:rsidRPr="005707EB" w:rsidRDefault="00F76B3B" w:rsidP="00B3125F">
      <w:pPr>
        <w:pStyle w:val="TXT"/>
        <w:rPr>
          <w:rFonts w:ascii="Times New Roman" w:hAnsi="Times New Roman" w:cs="Times New Roman"/>
          <w:sz w:val="24"/>
          <w:szCs w:val="24"/>
        </w:rPr>
      </w:pPr>
      <w:r w:rsidRPr="005707EB">
        <w:rPr>
          <w:rFonts w:ascii="Times New Roman" w:hAnsi="Times New Roman" w:cs="Times New Roman"/>
          <w:sz w:val="24"/>
          <w:szCs w:val="24"/>
        </w:rPr>
        <w:t>You might also ask</w:t>
      </w:r>
      <w:r w:rsidR="00053904">
        <w:rPr>
          <w:rFonts w:ascii="Times New Roman" w:hAnsi="Times New Roman" w:cs="Times New Roman"/>
          <w:sz w:val="24"/>
          <w:szCs w:val="24"/>
        </w:rPr>
        <w:t>:</w:t>
      </w:r>
    </w:p>
    <w:p w14:paraId="6EF1CC8E" w14:textId="65B7FF8B" w:rsidR="00F76B3B" w:rsidRPr="005707EB" w:rsidRDefault="00F76B3B" w:rsidP="00B3125F">
      <w:pPr>
        <w:pStyle w:val="TXT"/>
        <w:rPr>
          <w:rFonts w:ascii="Times New Roman" w:hAnsi="Times New Roman" w:cs="Times New Roman"/>
          <w:i/>
          <w:iCs/>
          <w:sz w:val="24"/>
          <w:szCs w:val="24"/>
        </w:rPr>
      </w:pPr>
      <w:r w:rsidRPr="005707EB">
        <w:rPr>
          <w:rFonts w:ascii="Times New Roman" w:hAnsi="Times New Roman" w:cs="Times New Roman"/>
          <w:i/>
          <w:iCs/>
          <w:sz w:val="24"/>
          <w:szCs w:val="24"/>
        </w:rPr>
        <w:t xml:space="preserve">Do you frequently </w:t>
      </w:r>
      <w:r w:rsidR="00E45F41" w:rsidRPr="005707EB">
        <w:rPr>
          <w:rFonts w:ascii="Times New Roman" w:hAnsi="Times New Roman" w:cs="Times New Roman"/>
          <w:i/>
          <w:iCs/>
          <w:sz w:val="24"/>
          <w:szCs w:val="24"/>
        </w:rPr>
        <w:t xml:space="preserve">feel irritable and </w:t>
      </w:r>
      <w:r w:rsidRPr="005707EB">
        <w:rPr>
          <w:rFonts w:ascii="Times New Roman" w:hAnsi="Times New Roman" w:cs="Times New Roman"/>
          <w:i/>
          <w:iCs/>
          <w:sz w:val="24"/>
          <w:szCs w:val="24"/>
        </w:rPr>
        <w:t xml:space="preserve">have more arguments with others, including your friends and family, </w:t>
      </w:r>
      <w:r w:rsidR="00F9126C" w:rsidRPr="005707EB">
        <w:rPr>
          <w:rFonts w:ascii="Times New Roman" w:hAnsi="Times New Roman" w:cs="Times New Roman"/>
          <w:i/>
          <w:iCs/>
          <w:sz w:val="24"/>
          <w:szCs w:val="24"/>
        </w:rPr>
        <w:t>in the week before your period?</w:t>
      </w:r>
    </w:p>
    <w:p w14:paraId="5C4E7491" w14:textId="04791C37" w:rsidR="00F9126C" w:rsidRPr="005707EB" w:rsidRDefault="00F9126C" w:rsidP="00B3125F">
      <w:pPr>
        <w:pStyle w:val="TXT"/>
        <w:rPr>
          <w:rFonts w:ascii="Times New Roman" w:hAnsi="Times New Roman" w:cs="Times New Roman"/>
          <w:sz w:val="24"/>
          <w:szCs w:val="24"/>
        </w:rPr>
      </w:pPr>
      <w:r w:rsidRPr="005707EB">
        <w:rPr>
          <w:rFonts w:ascii="Times New Roman" w:hAnsi="Times New Roman" w:cs="Times New Roman"/>
          <w:sz w:val="24"/>
          <w:szCs w:val="24"/>
        </w:rPr>
        <w:t xml:space="preserve">If you can establish a clear correlation between menses onset and symptoms, then </w:t>
      </w:r>
      <w:r w:rsidR="00077003" w:rsidRPr="005707EB">
        <w:rPr>
          <w:rFonts w:ascii="Times New Roman" w:hAnsi="Times New Roman" w:cs="Times New Roman"/>
          <w:sz w:val="24"/>
          <w:szCs w:val="24"/>
        </w:rPr>
        <w:t xml:space="preserve">the association is worth exploring. </w:t>
      </w:r>
      <w:r w:rsidR="00F2424C" w:rsidRPr="005707EB">
        <w:rPr>
          <w:rFonts w:ascii="Times New Roman" w:hAnsi="Times New Roman" w:cs="Times New Roman"/>
          <w:sz w:val="24"/>
          <w:szCs w:val="24"/>
        </w:rPr>
        <w:t>If there is no correlation, then you can rule out premenstrual dysphoric disorder. In either case, you should</w:t>
      </w:r>
      <w:r w:rsidR="00000AB0" w:rsidRPr="005707EB">
        <w:rPr>
          <w:rFonts w:ascii="Times New Roman" w:hAnsi="Times New Roman" w:cs="Times New Roman"/>
          <w:sz w:val="24"/>
          <w:szCs w:val="24"/>
        </w:rPr>
        <w:t xml:space="preserve"> move on and ask about </w:t>
      </w:r>
      <w:r w:rsidR="00F5199C" w:rsidRPr="005707EB">
        <w:rPr>
          <w:rFonts w:ascii="Times New Roman" w:hAnsi="Times New Roman" w:cs="Times New Roman"/>
          <w:sz w:val="24"/>
          <w:szCs w:val="24"/>
        </w:rPr>
        <w:t xml:space="preserve">sleep health, energy levels, appetite, and other somatic or </w:t>
      </w:r>
      <w:r w:rsidR="00F5199C" w:rsidRPr="00B3125F">
        <w:rPr>
          <w:rFonts w:ascii="Times New Roman" w:hAnsi="Times New Roman" w:cs="Times New Roman"/>
          <w:iCs/>
          <w:sz w:val="24"/>
          <w:szCs w:val="24"/>
        </w:rPr>
        <w:t>cognitive</w:t>
      </w:r>
      <w:r w:rsidR="00F5199C" w:rsidRPr="005707EB">
        <w:rPr>
          <w:rFonts w:ascii="Times New Roman" w:hAnsi="Times New Roman" w:cs="Times New Roman"/>
          <w:sz w:val="24"/>
          <w:szCs w:val="24"/>
        </w:rPr>
        <w:t xml:space="preserve"> symptoms that tend to arise during depressive episodes </w:t>
      </w:r>
      <w:r w:rsidR="00632502" w:rsidRPr="005707EB">
        <w:rPr>
          <w:rFonts w:ascii="Times New Roman" w:hAnsi="Times New Roman" w:cs="Times New Roman"/>
          <w:sz w:val="24"/>
          <w:szCs w:val="24"/>
        </w:rPr>
        <w:t xml:space="preserve">(see </w:t>
      </w:r>
      <w:r w:rsidR="008F459D" w:rsidRPr="005707EB">
        <w:rPr>
          <w:rFonts w:ascii="Times New Roman" w:hAnsi="Times New Roman" w:cs="Times New Roman"/>
          <w:sz w:val="24"/>
          <w:szCs w:val="24"/>
        </w:rPr>
        <w:t>above).</w:t>
      </w:r>
    </w:p>
    <w:p w14:paraId="4C484469" w14:textId="77777777" w:rsidR="008F459D" w:rsidRPr="005707EB" w:rsidRDefault="008F459D" w:rsidP="006B49C0">
      <w:pPr>
        <w:pStyle w:val="H1"/>
        <w:rPr>
          <w:rFonts w:ascii="Times New Roman" w:hAnsi="Times New Roman" w:cs="Times New Roman"/>
          <w:sz w:val="24"/>
          <w:szCs w:val="24"/>
        </w:rPr>
      </w:pPr>
      <w:r w:rsidRPr="005707EB">
        <w:rPr>
          <w:rFonts w:ascii="Times New Roman" w:hAnsi="Times New Roman" w:cs="Times New Roman"/>
          <w:sz w:val="24"/>
          <w:szCs w:val="24"/>
        </w:rPr>
        <w:lastRenderedPageBreak/>
        <w:t xml:space="preserve">&lt;H1&gt;Summary </w:t>
      </w:r>
    </w:p>
    <w:p w14:paraId="70437966" w14:textId="45B5F896" w:rsidR="008F459D" w:rsidRPr="005707EB" w:rsidRDefault="008F459D" w:rsidP="00E10D0C">
      <w:pPr>
        <w:pStyle w:val="TXT-FLUSH"/>
        <w:rPr>
          <w:rFonts w:ascii="Times New Roman" w:hAnsi="Times New Roman" w:cs="Times New Roman"/>
          <w:sz w:val="24"/>
          <w:szCs w:val="24"/>
        </w:rPr>
      </w:pPr>
      <w:r w:rsidRPr="005707EB">
        <w:rPr>
          <w:rFonts w:ascii="Times New Roman" w:hAnsi="Times New Roman" w:cs="Times New Roman"/>
          <w:sz w:val="24"/>
          <w:szCs w:val="24"/>
        </w:rPr>
        <w:t>Depressive disorders</w:t>
      </w:r>
      <w:r w:rsidR="0026662D" w:rsidRPr="005707EB">
        <w:rPr>
          <w:rFonts w:ascii="Times New Roman" w:hAnsi="Times New Roman" w:cs="Times New Roman"/>
          <w:sz w:val="24"/>
          <w:szCs w:val="24"/>
        </w:rPr>
        <w:t xml:space="preserve"> typically</w:t>
      </w:r>
      <w:r w:rsidRPr="005707EB">
        <w:rPr>
          <w:rFonts w:ascii="Times New Roman" w:hAnsi="Times New Roman" w:cs="Times New Roman"/>
          <w:sz w:val="24"/>
          <w:szCs w:val="24"/>
        </w:rPr>
        <w:t xml:space="preserve"> impair children and adolescents’ day-to-day lives, </w:t>
      </w:r>
      <w:r w:rsidR="00EF178F" w:rsidRPr="005707EB">
        <w:rPr>
          <w:rFonts w:ascii="Times New Roman" w:hAnsi="Times New Roman" w:cs="Times New Roman"/>
          <w:sz w:val="24"/>
          <w:szCs w:val="24"/>
        </w:rPr>
        <w:t>impacting social life,</w:t>
      </w:r>
      <w:r w:rsidR="0026662D" w:rsidRPr="005707EB">
        <w:rPr>
          <w:rFonts w:ascii="Times New Roman" w:hAnsi="Times New Roman" w:cs="Times New Roman"/>
          <w:sz w:val="24"/>
          <w:szCs w:val="24"/>
        </w:rPr>
        <w:t xml:space="preserve"> family,</w:t>
      </w:r>
      <w:r w:rsidRPr="005707EB">
        <w:rPr>
          <w:rFonts w:ascii="Times New Roman" w:hAnsi="Times New Roman" w:cs="Times New Roman"/>
          <w:sz w:val="24"/>
          <w:szCs w:val="24"/>
        </w:rPr>
        <w:t xml:space="preserve"> and academic functioning. It’s important for clinicians to remember that </w:t>
      </w:r>
      <w:r w:rsidR="00EF178F" w:rsidRPr="005707EB">
        <w:rPr>
          <w:rFonts w:ascii="Times New Roman" w:hAnsi="Times New Roman" w:cs="Times New Roman"/>
          <w:sz w:val="24"/>
          <w:szCs w:val="24"/>
        </w:rPr>
        <w:t>some depressive</w:t>
      </w:r>
      <w:r w:rsidRPr="005707EB">
        <w:rPr>
          <w:rFonts w:ascii="Times New Roman" w:hAnsi="Times New Roman" w:cs="Times New Roman"/>
          <w:sz w:val="24"/>
          <w:szCs w:val="24"/>
        </w:rPr>
        <w:t xml:space="preserve"> disorders are </w:t>
      </w:r>
      <w:r w:rsidR="00A5365D" w:rsidRPr="005707EB">
        <w:rPr>
          <w:rFonts w:ascii="Times New Roman" w:hAnsi="Times New Roman" w:cs="Times New Roman"/>
          <w:sz w:val="24"/>
          <w:szCs w:val="24"/>
        </w:rPr>
        <w:t>characterized b</w:t>
      </w:r>
      <w:r w:rsidR="002D7486" w:rsidRPr="005707EB">
        <w:rPr>
          <w:rFonts w:ascii="Times New Roman" w:hAnsi="Times New Roman" w:cs="Times New Roman"/>
          <w:sz w:val="24"/>
          <w:szCs w:val="24"/>
        </w:rPr>
        <w:t xml:space="preserve">y </w:t>
      </w:r>
      <w:r w:rsidR="002C46F5" w:rsidRPr="005707EB">
        <w:rPr>
          <w:rFonts w:ascii="Times New Roman" w:hAnsi="Times New Roman" w:cs="Times New Roman"/>
          <w:sz w:val="24"/>
          <w:szCs w:val="24"/>
        </w:rPr>
        <w:t>anger, irritability, and outbursts</w:t>
      </w:r>
      <w:r w:rsidR="0026662D" w:rsidRPr="005707EB">
        <w:rPr>
          <w:rFonts w:ascii="Times New Roman" w:hAnsi="Times New Roman" w:cs="Times New Roman"/>
          <w:sz w:val="24"/>
          <w:szCs w:val="24"/>
        </w:rPr>
        <w:t xml:space="preserve">, rather than predominantly depressed mood. </w:t>
      </w:r>
      <w:r w:rsidRPr="005707EB">
        <w:rPr>
          <w:rFonts w:ascii="Times New Roman" w:hAnsi="Times New Roman" w:cs="Times New Roman"/>
          <w:sz w:val="24"/>
          <w:szCs w:val="24"/>
        </w:rPr>
        <w:t xml:space="preserve">DMDD is </w:t>
      </w:r>
      <w:r w:rsidR="0026662D" w:rsidRPr="005707EB">
        <w:rPr>
          <w:rFonts w:ascii="Times New Roman" w:hAnsi="Times New Roman" w:cs="Times New Roman"/>
          <w:sz w:val="24"/>
          <w:szCs w:val="24"/>
        </w:rPr>
        <w:t>characterized</w:t>
      </w:r>
      <w:r w:rsidRPr="005707EB">
        <w:rPr>
          <w:rFonts w:ascii="Times New Roman" w:hAnsi="Times New Roman" w:cs="Times New Roman"/>
          <w:sz w:val="24"/>
          <w:szCs w:val="24"/>
        </w:rPr>
        <w:t xml:space="preserve"> by chronic irritability </w:t>
      </w:r>
      <w:r w:rsidR="00FD576F" w:rsidRPr="005707EB">
        <w:rPr>
          <w:rFonts w:ascii="Times New Roman" w:hAnsi="Times New Roman" w:cs="Times New Roman"/>
          <w:sz w:val="24"/>
          <w:szCs w:val="24"/>
        </w:rPr>
        <w:t xml:space="preserve">with intermittent </w:t>
      </w:r>
      <w:r w:rsidRPr="005707EB">
        <w:rPr>
          <w:rFonts w:ascii="Times New Roman" w:hAnsi="Times New Roman" w:cs="Times New Roman"/>
          <w:sz w:val="24"/>
          <w:szCs w:val="24"/>
        </w:rPr>
        <w:t xml:space="preserve">severe </w:t>
      </w:r>
      <w:r w:rsidR="00FD576F" w:rsidRPr="005707EB">
        <w:rPr>
          <w:rFonts w:ascii="Times New Roman" w:hAnsi="Times New Roman" w:cs="Times New Roman"/>
          <w:sz w:val="24"/>
          <w:szCs w:val="24"/>
        </w:rPr>
        <w:t xml:space="preserve">verbal, </w:t>
      </w:r>
      <w:r w:rsidRPr="005707EB">
        <w:rPr>
          <w:rFonts w:ascii="Times New Roman" w:hAnsi="Times New Roman" w:cs="Times New Roman"/>
          <w:sz w:val="24"/>
          <w:szCs w:val="24"/>
        </w:rPr>
        <w:t xml:space="preserve">or </w:t>
      </w:r>
      <w:r w:rsidR="00FD576F" w:rsidRPr="005707EB">
        <w:rPr>
          <w:rFonts w:ascii="Times New Roman" w:hAnsi="Times New Roman" w:cs="Times New Roman"/>
          <w:sz w:val="24"/>
          <w:szCs w:val="24"/>
        </w:rPr>
        <w:t>aggressive</w:t>
      </w:r>
      <w:r w:rsidRPr="005707EB">
        <w:rPr>
          <w:rFonts w:ascii="Times New Roman" w:hAnsi="Times New Roman" w:cs="Times New Roman"/>
          <w:sz w:val="24"/>
          <w:szCs w:val="24"/>
        </w:rPr>
        <w:t xml:space="preserve"> outbursts</w:t>
      </w:r>
      <w:r w:rsidR="00FD576F" w:rsidRPr="005707EB">
        <w:rPr>
          <w:rFonts w:ascii="Times New Roman" w:hAnsi="Times New Roman" w:cs="Times New Roman"/>
          <w:sz w:val="24"/>
          <w:szCs w:val="24"/>
        </w:rPr>
        <w:t>.</w:t>
      </w:r>
      <w:r w:rsidRPr="005707EB">
        <w:rPr>
          <w:rFonts w:ascii="Times New Roman" w:hAnsi="Times New Roman" w:cs="Times New Roman"/>
          <w:sz w:val="24"/>
          <w:szCs w:val="24"/>
        </w:rPr>
        <w:t xml:space="preserve"> </w:t>
      </w:r>
      <w:r w:rsidR="000E3627" w:rsidRPr="005707EB">
        <w:rPr>
          <w:rFonts w:ascii="Times New Roman" w:hAnsi="Times New Roman" w:cs="Times New Roman"/>
          <w:sz w:val="24"/>
          <w:szCs w:val="24"/>
        </w:rPr>
        <w:t xml:space="preserve">Less </w:t>
      </w:r>
      <w:r w:rsidRPr="005707EB">
        <w:rPr>
          <w:rFonts w:ascii="Times New Roman" w:hAnsi="Times New Roman" w:cs="Times New Roman"/>
          <w:sz w:val="24"/>
          <w:szCs w:val="24"/>
        </w:rPr>
        <w:t xml:space="preserve">volatile </w:t>
      </w:r>
      <w:r w:rsidR="0026662D" w:rsidRPr="005707EB">
        <w:rPr>
          <w:rFonts w:ascii="Times New Roman" w:hAnsi="Times New Roman" w:cs="Times New Roman"/>
          <w:sz w:val="24"/>
          <w:szCs w:val="24"/>
        </w:rPr>
        <w:t>symptoms of</w:t>
      </w:r>
      <w:r w:rsidRPr="005707EB">
        <w:rPr>
          <w:rFonts w:ascii="Times New Roman" w:hAnsi="Times New Roman" w:cs="Times New Roman"/>
          <w:sz w:val="24"/>
          <w:szCs w:val="24"/>
        </w:rPr>
        <w:t xml:space="preserve"> irritability may be observed </w:t>
      </w:r>
      <w:r w:rsidR="0026662D" w:rsidRPr="005707EB">
        <w:rPr>
          <w:rFonts w:ascii="Times New Roman" w:hAnsi="Times New Roman" w:cs="Times New Roman"/>
          <w:sz w:val="24"/>
          <w:szCs w:val="24"/>
        </w:rPr>
        <w:t>in adolescents</w:t>
      </w:r>
      <w:r w:rsidR="000E3627" w:rsidRPr="005707EB">
        <w:rPr>
          <w:rFonts w:ascii="Times New Roman" w:hAnsi="Times New Roman" w:cs="Times New Roman"/>
          <w:sz w:val="24"/>
          <w:szCs w:val="24"/>
        </w:rPr>
        <w:t xml:space="preserve"> </w:t>
      </w:r>
      <w:r w:rsidR="00EF178F" w:rsidRPr="005707EB">
        <w:rPr>
          <w:rFonts w:ascii="Times New Roman" w:hAnsi="Times New Roman" w:cs="Times New Roman"/>
          <w:sz w:val="24"/>
          <w:szCs w:val="24"/>
        </w:rPr>
        <w:t xml:space="preserve">with </w:t>
      </w:r>
      <w:r w:rsidRPr="005707EB">
        <w:rPr>
          <w:rFonts w:ascii="Times New Roman" w:hAnsi="Times New Roman" w:cs="Times New Roman"/>
          <w:sz w:val="24"/>
          <w:szCs w:val="24"/>
        </w:rPr>
        <w:t xml:space="preserve">premenstrual dysphoric disorder. </w:t>
      </w:r>
      <w:r w:rsidR="005636E7" w:rsidRPr="005707EB">
        <w:rPr>
          <w:rFonts w:ascii="Times New Roman" w:hAnsi="Times New Roman" w:cs="Times New Roman"/>
          <w:sz w:val="24"/>
          <w:szCs w:val="24"/>
        </w:rPr>
        <w:t>Depressive</w:t>
      </w:r>
      <w:r w:rsidRPr="005707EB">
        <w:rPr>
          <w:rFonts w:ascii="Times New Roman" w:hAnsi="Times New Roman" w:cs="Times New Roman"/>
          <w:sz w:val="24"/>
          <w:szCs w:val="24"/>
        </w:rPr>
        <w:t xml:space="preserve"> disorders impact </w:t>
      </w:r>
      <w:r w:rsidR="0026662D" w:rsidRPr="005707EB">
        <w:rPr>
          <w:rFonts w:ascii="Times New Roman" w:hAnsi="Times New Roman" w:cs="Times New Roman"/>
          <w:sz w:val="24"/>
          <w:szCs w:val="24"/>
        </w:rPr>
        <w:t>many</w:t>
      </w:r>
      <w:r w:rsidR="00000384" w:rsidRPr="005707EB">
        <w:rPr>
          <w:rFonts w:ascii="Times New Roman" w:hAnsi="Times New Roman" w:cs="Times New Roman"/>
          <w:sz w:val="24"/>
          <w:szCs w:val="24"/>
        </w:rPr>
        <w:t xml:space="preserve"> </w:t>
      </w:r>
      <w:r w:rsidRPr="005707EB">
        <w:rPr>
          <w:rFonts w:ascii="Times New Roman" w:hAnsi="Times New Roman" w:cs="Times New Roman"/>
          <w:sz w:val="24"/>
          <w:szCs w:val="24"/>
        </w:rPr>
        <w:t xml:space="preserve">aspects of patients’ lives, including biological regulatory functions </w:t>
      </w:r>
      <w:r w:rsidR="0026662D" w:rsidRPr="005707EB">
        <w:rPr>
          <w:rFonts w:ascii="Times New Roman" w:hAnsi="Times New Roman" w:cs="Times New Roman"/>
          <w:sz w:val="24"/>
          <w:szCs w:val="24"/>
        </w:rPr>
        <w:t>such as sleep</w:t>
      </w:r>
      <w:r w:rsidRPr="005707EB">
        <w:rPr>
          <w:rFonts w:ascii="Times New Roman" w:hAnsi="Times New Roman" w:cs="Times New Roman"/>
          <w:sz w:val="24"/>
          <w:szCs w:val="24"/>
        </w:rPr>
        <w:t xml:space="preserve">, appetite, </w:t>
      </w:r>
      <w:r w:rsidR="0026662D" w:rsidRPr="005707EB">
        <w:rPr>
          <w:rFonts w:ascii="Times New Roman" w:hAnsi="Times New Roman" w:cs="Times New Roman"/>
          <w:sz w:val="24"/>
          <w:szCs w:val="24"/>
        </w:rPr>
        <w:t xml:space="preserve">and </w:t>
      </w:r>
      <w:r w:rsidRPr="005707EB">
        <w:rPr>
          <w:rFonts w:ascii="Times New Roman" w:hAnsi="Times New Roman" w:cs="Times New Roman"/>
          <w:sz w:val="24"/>
          <w:szCs w:val="24"/>
        </w:rPr>
        <w:t>energy level</w:t>
      </w:r>
      <w:r w:rsidR="00000384" w:rsidRPr="005707EB">
        <w:rPr>
          <w:rFonts w:ascii="Times New Roman" w:hAnsi="Times New Roman" w:cs="Times New Roman"/>
          <w:sz w:val="24"/>
          <w:szCs w:val="24"/>
        </w:rPr>
        <w:t>.</w:t>
      </w:r>
      <w:r w:rsidRPr="005707EB">
        <w:rPr>
          <w:rFonts w:ascii="Times New Roman" w:hAnsi="Times New Roman" w:cs="Times New Roman"/>
          <w:sz w:val="24"/>
          <w:szCs w:val="24"/>
        </w:rPr>
        <w:t xml:space="preserve"> The severity </w:t>
      </w:r>
      <w:r w:rsidR="0026662D" w:rsidRPr="005707EB">
        <w:rPr>
          <w:rFonts w:ascii="Times New Roman" w:hAnsi="Times New Roman" w:cs="Times New Roman"/>
          <w:sz w:val="24"/>
          <w:szCs w:val="24"/>
        </w:rPr>
        <w:t xml:space="preserve">of mood disturbance and functional impairment are indicators of the severity </w:t>
      </w:r>
      <w:r w:rsidR="00EF178F" w:rsidRPr="005707EB">
        <w:rPr>
          <w:rFonts w:ascii="Times New Roman" w:hAnsi="Times New Roman" w:cs="Times New Roman"/>
          <w:sz w:val="24"/>
          <w:szCs w:val="24"/>
        </w:rPr>
        <w:t>of the</w:t>
      </w:r>
      <w:r w:rsidRPr="005707EB">
        <w:rPr>
          <w:rFonts w:ascii="Times New Roman" w:hAnsi="Times New Roman" w:cs="Times New Roman"/>
          <w:sz w:val="24"/>
          <w:szCs w:val="24"/>
        </w:rPr>
        <w:t xml:space="preserve"> </w:t>
      </w:r>
      <w:r w:rsidR="005636E7" w:rsidRPr="005707EB">
        <w:rPr>
          <w:rFonts w:ascii="Times New Roman" w:hAnsi="Times New Roman" w:cs="Times New Roman"/>
          <w:sz w:val="24"/>
          <w:szCs w:val="24"/>
        </w:rPr>
        <w:t>depressive</w:t>
      </w:r>
      <w:r w:rsidRPr="005707EB">
        <w:rPr>
          <w:rFonts w:ascii="Times New Roman" w:hAnsi="Times New Roman" w:cs="Times New Roman"/>
          <w:sz w:val="24"/>
          <w:szCs w:val="24"/>
        </w:rPr>
        <w:t xml:space="preserve"> </w:t>
      </w:r>
      <w:r w:rsidR="006E74BD" w:rsidRPr="005707EB">
        <w:rPr>
          <w:rFonts w:ascii="Times New Roman" w:hAnsi="Times New Roman" w:cs="Times New Roman"/>
          <w:sz w:val="24"/>
          <w:szCs w:val="24"/>
        </w:rPr>
        <w:t>disorder and</w:t>
      </w:r>
      <w:r w:rsidR="0026662D" w:rsidRPr="005707EB">
        <w:rPr>
          <w:rFonts w:ascii="Times New Roman" w:hAnsi="Times New Roman" w:cs="Times New Roman"/>
          <w:sz w:val="24"/>
          <w:szCs w:val="24"/>
        </w:rPr>
        <w:t xml:space="preserve"> </w:t>
      </w:r>
      <w:r w:rsidR="00EF178F" w:rsidRPr="005707EB">
        <w:rPr>
          <w:rFonts w:ascii="Times New Roman" w:hAnsi="Times New Roman" w:cs="Times New Roman"/>
          <w:sz w:val="24"/>
          <w:szCs w:val="24"/>
        </w:rPr>
        <w:t>suggest to clinicians next steps for clinicians to take to maintain safety for the youth and begin treatment.</w:t>
      </w:r>
    </w:p>
    <w:p w14:paraId="305E0F3D" w14:textId="77777777" w:rsidR="005707EB" w:rsidRDefault="005707EB" w:rsidP="005707EB">
      <w:pPr>
        <w:spacing w:after="120" w:line="480" w:lineRule="auto"/>
        <w:rPr>
          <w:rFonts w:ascii="Times New Roman" w:hAnsi="Times New Roman" w:cs="Times New Roman"/>
          <w:sz w:val="24"/>
          <w:szCs w:val="24"/>
        </w:rPr>
      </w:pPr>
    </w:p>
    <w:p w14:paraId="51E3049A" w14:textId="4DB9F004" w:rsidR="006E74BD" w:rsidRPr="009C4691" w:rsidRDefault="006E74BD" w:rsidP="009C4691">
      <w:pPr>
        <w:pStyle w:val="REFH1"/>
      </w:pPr>
      <w:r w:rsidRPr="005707EB">
        <w:rPr>
          <w:rFonts w:ascii="Times New Roman" w:hAnsi="Times New Roman" w:cs="Times New Roman"/>
          <w:sz w:val="24"/>
          <w:szCs w:val="24"/>
        </w:rPr>
        <w:t>REFERENCES</w:t>
      </w:r>
    </w:p>
    <w:p w14:paraId="30A14A01" w14:textId="77777777" w:rsidR="009C4691" w:rsidRPr="00F54B96" w:rsidRDefault="009C4691" w:rsidP="009C4691">
      <w:pPr>
        <w:pStyle w:val="REF-N"/>
        <w:rPr>
          <w:rFonts w:ascii="Times New Roman" w:hAnsi="Times New Roman" w:cs="Times New Roman"/>
          <w:sz w:val="24"/>
          <w:szCs w:val="24"/>
        </w:rPr>
      </w:pPr>
      <w:r>
        <w:rPr>
          <w:rStyle w:val="bibnumber"/>
        </w:rPr>
        <w:t>1</w:t>
      </w:r>
      <w:r>
        <w:t>.</w:t>
      </w:r>
      <w:r>
        <w:tab/>
      </w:r>
      <w:r>
        <w:rPr>
          <w:rStyle w:val="bibsurname"/>
        </w:rPr>
        <w:t>Daly</w:t>
      </w:r>
      <w:r>
        <w:t xml:space="preserve"> </w:t>
      </w:r>
      <w:r>
        <w:rPr>
          <w:rStyle w:val="bibfname"/>
        </w:rPr>
        <w:t>M</w:t>
      </w:r>
      <w:r>
        <w:t xml:space="preserve">. </w:t>
      </w:r>
      <w:r>
        <w:rPr>
          <w:rStyle w:val="bibarticle"/>
        </w:rPr>
        <w:t xml:space="preserve">Prevalence of </w:t>
      </w:r>
      <w:del w:id="1" w:author="S4C Reference Converter" w:date="2026-04-16T04:22:00Z">
        <w:r>
          <w:delText>D</w:delText>
        </w:r>
      </w:del>
      <w:ins w:id="2" w:author="S4C Reference Converter" w:date="2026-04-16T04:22:00Z">
        <w:r>
          <w:rPr>
            <w:rStyle w:val="bibarticle"/>
          </w:rPr>
          <w:t>d</w:t>
        </w:r>
      </w:ins>
      <w:r>
        <w:rPr>
          <w:rStyle w:val="bibarticle"/>
        </w:rPr>
        <w:t xml:space="preserve">epression </w:t>
      </w:r>
      <w:ins w:id="3" w:author="S4C Reference Converter" w:date="2026-04-16T04:22:00Z">
        <w:r>
          <w:rPr>
            <w:rStyle w:val="bibarticle"/>
          </w:rPr>
          <w:t xml:space="preserve">among adolescents in the </w:t>
        </w:r>
        <w:proofErr w:type="spellStart"/>
        <w:proofErr w:type="gramStart"/>
        <w:r>
          <w:rPr>
            <w:rStyle w:val="bibarticle"/>
          </w:rPr>
          <w:t>u.s</w:t>
        </w:r>
        <w:proofErr w:type="gramEnd"/>
        <w:r>
          <w:rPr>
            <w:rStyle w:val="bibarticle"/>
          </w:rPr>
          <w:t>.</w:t>
        </w:r>
        <w:proofErr w:type="spellEnd"/>
        <w:r>
          <w:rPr>
            <w:rStyle w:val="bibarticle"/>
          </w:rPr>
          <w:t xml:space="preserve"> from 2009 to 2019: </w:t>
        </w:r>
      </w:ins>
      <w:r>
        <w:rPr>
          <w:rStyle w:val="bibarticle"/>
        </w:rPr>
        <w:t>A</w:t>
      </w:r>
      <w:del w:id="4" w:author="S4C Reference Converter" w:date="2026-04-16T04:22:00Z">
        <w:r>
          <w:delText>mong Adolescents in the U.S. From 2009 to 2019: A</w:delText>
        </w:r>
      </w:del>
      <w:r>
        <w:rPr>
          <w:rStyle w:val="bibarticle"/>
        </w:rPr>
        <w:t xml:space="preserve">nalysis of </w:t>
      </w:r>
      <w:del w:id="5" w:author="S4C Reference Converter" w:date="2026-04-16T04:22:00Z">
        <w:r>
          <w:delText>T</w:delText>
        </w:r>
      </w:del>
      <w:ins w:id="6" w:author="S4C Reference Converter" w:date="2026-04-16T04:22:00Z">
        <w:r>
          <w:rPr>
            <w:rStyle w:val="bibarticle"/>
          </w:rPr>
          <w:t>t</w:t>
        </w:r>
      </w:ins>
      <w:r>
        <w:rPr>
          <w:rStyle w:val="bibarticle"/>
        </w:rPr>
        <w:t xml:space="preserve">rends by </w:t>
      </w:r>
      <w:del w:id="7" w:author="S4C Reference Converter" w:date="2026-04-16T04:22:00Z">
        <w:r>
          <w:delText>S</w:delText>
        </w:r>
      </w:del>
      <w:ins w:id="8" w:author="S4C Reference Converter" w:date="2026-04-16T04:22:00Z">
        <w:r>
          <w:rPr>
            <w:rStyle w:val="bibarticle"/>
          </w:rPr>
          <w:t>s</w:t>
        </w:r>
      </w:ins>
      <w:r>
        <w:rPr>
          <w:rStyle w:val="bibarticle"/>
        </w:rPr>
        <w:t xml:space="preserve">ex, </w:t>
      </w:r>
      <w:del w:id="9" w:author="S4C Reference Converter" w:date="2026-04-16T04:22:00Z">
        <w:r>
          <w:delText>R</w:delText>
        </w:r>
      </w:del>
      <w:ins w:id="10" w:author="S4C Reference Converter" w:date="2026-04-16T04:22:00Z">
        <w:r>
          <w:rPr>
            <w:rStyle w:val="bibarticle"/>
          </w:rPr>
          <w:t>r</w:t>
        </w:r>
      </w:ins>
      <w:r>
        <w:rPr>
          <w:rStyle w:val="bibarticle"/>
        </w:rPr>
        <w:t>ace/</w:t>
      </w:r>
      <w:del w:id="11" w:author="S4C Reference Converter" w:date="2026-04-16T04:22:00Z">
        <w:r>
          <w:delText>E</w:delText>
        </w:r>
      </w:del>
      <w:ins w:id="12" w:author="S4C Reference Converter" w:date="2026-04-16T04:22:00Z">
        <w:r>
          <w:rPr>
            <w:rStyle w:val="bibarticle"/>
          </w:rPr>
          <w:t>e</w:t>
        </w:r>
      </w:ins>
      <w:r>
        <w:rPr>
          <w:rStyle w:val="bibarticle"/>
        </w:rPr>
        <w:t xml:space="preserve">thnicity, and </w:t>
      </w:r>
      <w:del w:id="13" w:author="S4C Reference Converter" w:date="2026-04-16T04:22:00Z">
        <w:r>
          <w:delText>I</w:delText>
        </w:r>
      </w:del>
      <w:ins w:id="14" w:author="S4C Reference Converter" w:date="2026-04-16T04:22:00Z">
        <w:r>
          <w:rPr>
            <w:rStyle w:val="bibarticle"/>
          </w:rPr>
          <w:t>i</w:t>
        </w:r>
      </w:ins>
      <w:r>
        <w:rPr>
          <w:rStyle w:val="bibarticle"/>
        </w:rPr>
        <w:t>ncome</w:t>
      </w:r>
      <w:r>
        <w:t>.</w:t>
      </w:r>
      <w:del w:id="15" w:author="S4C Reference Converter" w:date="2026-04-16T04:22:00Z">
        <w:r>
          <w:delText> </w:delText>
        </w:r>
      </w:del>
      <w:ins w:id="16" w:author="S4C Reference Converter" w:date="2026-04-16T04:22:00Z">
        <w:r>
          <w:t xml:space="preserve"> </w:t>
        </w:r>
      </w:ins>
      <w:proofErr w:type="gramStart"/>
      <w:r>
        <w:rPr>
          <w:rStyle w:val="bibjournal"/>
          <w:i w:val="0"/>
        </w:rPr>
        <w:t xml:space="preserve">J </w:t>
      </w:r>
      <w:proofErr w:type="spellStart"/>
      <w:r>
        <w:rPr>
          <w:rStyle w:val="bibjournal"/>
          <w:i w:val="0"/>
        </w:rPr>
        <w:t>Adolesc</w:t>
      </w:r>
      <w:proofErr w:type="spellEnd"/>
      <w:r>
        <w:rPr>
          <w:rStyle w:val="bibjournal"/>
          <w:i w:val="0"/>
        </w:rPr>
        <w:t xml:space="preserve"> Health</w:t>
      </w:r>
      <w:r>
        <w:t>.</w:t>
      </w:r>
      <w:proofErr w:type="gramEnd"/>
      <w:r>
        <w:t xml:space="preserve"> </w:t>
      </w:r>
      <w:r>
        <w:rPr>
          <w:rStyle w:val="bibyear"/>
        </w:rPr>
        <w:t>2022</w:t>
      </w:r>
      <w:proofErr w:type="gramStart"/>
      <w:r>
        <w:t>;</w:t>
      </w:r>
      <w:r>
        <w:rPr>
          <w:rStyle w:val="bibvolume"/>
          <w:i/>
        </w:rPr>
        <w:t>70</w:t>
      </w:r>
      <w:proofErr w:type="gramEnd"/>
      <w:r>
        <w:t>(</w:t>
      </w:r>
      <w:r>
        <w:rPr>
          <w:rStyle w:val="bibissue"/>
        </w:rPr>
        <w:t>3</w:t>
      </w:r>
      <w:r>
        <w:t>):</w:t>
      </w:r>
      <w:r>
        <w:rPr>
          <w:rStyle w:val="bibfpage"/>
        </w:rPr>
        <w:t>496</w:t>
      </w:r>
      <w:r>
        <w:t>-</w:t>
      </w:r>
      <w:r>
        <w:rPr>
          <w:rStyle w:val="biblpage"/>
        </w:rPr>
        <w:t>499</w:t>
      </w:r>
      <w:r>
        <w:t>.</w:t>
      </w:r>
      <w:r>
        <w:rPr>
          <w:rStyle w:val="bibdoi"/>
        </w:rPr>
        <w:t xml:space="preserve"> doi:10.1016/j.jadohealth.2021.08.026</w:t>
      </w:r>
    </w:p>
    <w:p w14:paraId="36A0D53E" w14:textId="77777777" w:rsidR="009C4691" w:rsidRPr="00F54B96" w:rsidRDefault="009C4691" w:rsidP="009C4691">
      <w:pPr>
        <w:pStyle w:val="REF-N"/>
        <w:rPr>
          <w:rFonts w:ascii="Times New Roman" w:hAnsi="Times New Roman" w:cs="Times New Roman"/>
          <w:sz w:val="24"/>
          <w:szCs w:val="24"/>
        </w:rPr>
      </w:pPr>
      <w:r>
        <w:rPr>
          <w:rStyle w:val="bibnumber"/>
        </w:rPr>
        <w:t>2</w:t>
      </w:r>
      <w:r>
        <w:t>.</w:t>
      </w:r>
      <w:r>
        <w:tab/>
      </w:r>
      <w:r>
        <w:rPr>
          <w:rStyle w:val="biborganization"/>
        </w:rPr>
        <w:t>American Psychiatric Association</w:t>
      </w:r>
      <w:r>
        <w:t xml:space="preserve">. </w:t>
      </w:r>
      <w:proofErr w:type="gramStart"/>
      <w:r w:rsidRPr="00E328B4">
        <w:rPr>
          <w:rStyle w:val="bibbook"/>
        </w:rPr>
        <w:t xml:space="preserve">Diagnostic and </w:t>
      </w:r>
      <w:del w:id="17" w:author="S4C Reference Converter" w:date="2026-04-16T04:22:00Z">
        <w:r w:rsidRPr="00E328B4">
          <w:rPr>
            <w:rStyle w:val="bibbook"/>
          </w:rPr>
          <w:delText>S</w:delText>
        </w:r>
      </w:del>
      <w:ins w:id="18" w:author="S4C Reference Converter" w:date="2026-04-16T04:22:00Z">
        <w:r w:rsidRPr="00E328B4">
          <w:rPr>
            <w:rStyle w:val="bibbook"/>
          </w:rPr>
          <w:t>s</w:t>
        </w:r>
      </w:ins>
      <w:r w:rsidRPr="00E328B4">
        <w:rPr>
          <w:rStyle w:val="bibbook"/>
        </w:rPr>
        <w:t xml:space="preserve">tatistical </w:t>
      </w:r>
      <w:del w:id="19" w:author="S4C Reference Converter" w:date="2026-04-16T04:22:00Z">
        <w:r w:rsidRPr="00E328B4">
          <w:rPr>
            <w:rStyle w:val="bibbook"/>
          </w:rPr>
          <w:delText>M</w:delText>
        </w:r>
      </w:del>
      <w:ins w:id="20" w:author="S4C Reference Converter" w:date="2026-04-16T04:22:00Z">
        <w:r w:rsidRPr="00E328B4">
          <w:rPr>
            <w:rStyle w:val="bibbook"/>
          </w:rPr>
          <w:t>m</w:t>
        </w:r>
      </w:ins>
      <w:r w:rsidRPr="00E328B4">
        <w:rPr>
          <w:rStyle w:val="bibbook"/>
        </w:rPr>
        <w:t xml:space="preserve">anual of </w:t>
      </w:r>
      <w:del w:id="21" w:author="S4C Reference Converter" w:date="2026-04-16T04:22:00Z">
        <w:r w:rsidRPr="00E328B4">
          <w:rPr>
            <w:rStyle w:val="bibbook"/>
          </w:rPr>
          <w:delText>M</w:delText>
        </w:r>
      </w:del>
      <w:ins w:id="22" w:author="S4C Reference Converter" w:date="2026-04-16T04:22:00Z">
        <w:r w:rsidRPr="00E328B4">
          <w:rPr>
            <w:rStyle w:val="bibbook"/>
          </w:rPr>
          <w:t>m</w:t>
        </w:r>
      </w:ins>
      <w:r w:rsidRPr="00E328B4">
        <w:rPr>
          <w:rStyle w:val="bibbook"/>
        </w:rPr>
        <w:t xml:space="preserve">ental </w:t>
      </w:r>
      <w:del w:id="23" w:author="S4C Reference Converter" w:date="2026-04-16T04:22:00Z">
        <w:r w:rsidRPr="00E328B4">
          <w:rPr>
            <w:rStyle w:val="bibbook"/>
          </w:rPr>
          <w:delText>D</w:delText>
        </w:r>
      </w:del>
      <w:ins w:id="24" w:author="S4C Reference Converter" w:date="2026-04-16T04:22:00Z">
        <w:r w:rsidRPr="00E328B4">
          <w:rPr>
            <w:rStyle w:val="bibbook"/>
          </w:rPr>
          <w:t>d</w:t>
        </w:r>
      </w:ins>
      <w:r w:rsidRPr="00E328B4">
        <w:rPr>
          <w:rStyle w:val="bibbook"/>
        </w:rPr>
        <w:t>isorders-5-TR</w:t>
      </w:r>
      <w:r>
        <w:t xml:space="preserve">. </w:t>
      </w:r>
      <w:r>
        <w:rPr>
          <w:rStyle w:val="bibpublisher"/>
        </w:rPr>
        <w:t>American Psychiatric Association</w:t>
      </w:r>
      <w:r>
        <w:t xml:space="preserve">; </w:t>
      </w:r>
      <w:r>
        <w:rPr>
          <w:rStyle w:val="bibyear"/>
        </w:rPr>
        <w:t>2022</w:t>
      </w:r>
      <w:ins w:id="25" w:author="S4C Reference Converter" w:date="2026-04-16T04:22:00Z">
        <w:r>
          <w:t>.</w:t>
        </w:r>
      </w:ins>
      <w:proofErr w:type="gramEnd"/>
    </w:p>
    <w:p w14:paraId="789037BD" w14:textId="19DC8392" w:rsidR="008F459D" w:rsidRPr="005707EB" w:rsidRDefault="008F459D" w:rsidP="00F3798A">
      <w:pPr>
        <w:spacing w:after="120" w:line="480" w:lineRule="auto"/>
        <w:rPr>
          <w:rFonts w:ascii="Times New Roman" w:hAnsi="Times New Roman" w:cs="Times New Roman"/>
          <w:sz w:val="24"/>
          <w:szCs w:val="24"/>
        </w:rPr>
      </w:pPr>
      <w:bookmarkStart w:id="26" w:name="_GoBack"/>
      <w:bookmarkEnd w:id="26"/>
    </w:p>
    <w:p w14:paraId="694C70A0" w14:textId="77777777" w:rsidR="00997BE5" w:rsidRDefault="00997BE5">
      <w:pPr>
        <w:rPr>
          <w:rFonts w:ascii="Times New Roman" w:hAnsi="Times New Roman" w:cs="Times New Roman"/>
          <w:b/>
          <w:sz w:val="24"/>
          <w:szCs w:val="24"/>
        </w:rPr>
      </w:pPr>
      <w:r>
        <w:rPr>
          <w:rFonts w:ascii="Times New Roman" w:hAnsi="Times New Roman" w:cs="Times New Roman"/>
          <w:b/>
          <w:sz w:val="24"/>
          <w:szCs w:val="24"/>
        </w:rPr>
        <w:br w:type="page"/>
      </w:r>
    </w:p>
    <w:p w14:paraId="6407D6B2" w14:textId="728F51E0" w:rsidR="00451B0B" w:rsidRPr="00F1770E" w:rsidRDefault="00451B0B" w:rsidP="00F1770E">
      <w:pPr>
        <w:pStyle w:val="T1"/>
      </w:pPr>
      <w:r w:rsidRPr="009E7454">
        <w:rPr>
          <w:rFonts w:ascii="Times New Roman" w:eastAsia="Times New Roman" w:hAnsi="Times New Roman" w:cs="Times New Roman"/>
          <w:b/>
          <w:bCs/>
          <w:kern w:val="0"/>
          <w14:ligatures w14:val="none"/>
        </w:rPr>
        <w:lastRenderedPageBreak/>
        <w:t xml:space="preserve">Table 17.1 Disruptive Mood </w:t>
      </w:r>
      <w:proofErr w:type="spellStart"/>
      <w:r w:rsidRPr="009E7454">
        <w:rPr>
          <w:rFonts w:ascii="Times New Roman" w:eastAsia="Times New Roman" w:hAnsi="Times New Roman" w:cs="Times New Roman"/>
          <w:b/>
          <w:bCs/>
          <w:kern w:val="0"/>
          <w14:ligatures w14:val="none"/>
        </w:rPr>
        <w:t>Dysregulation</w:t>
      </w:r>
      <w:proofErr w:type="spellEnd"/>
      <w:r w:rsidRPr="009E7454">
        <w:rPr>
          <w:rFonts w:ascii="Times New Roman" w:eastAsia="Times New Roman" w:hAnsi="Times New Roman" w:cs="Times New Roman"/>
          <w:b/>
          <w:bCs/>
          <w:kern w:val="0"/>
          <w14:ligatures w14:val="none"/>
        </w:rPr>
        <w:t xml:space="preserve"> Disorder (DMDD</w:t>
      </w:r>
      <w:proofErr w:type="gramStart"/>
      <w:r w:rsidRPr="009E7454">
        <w:rPr>
          <w:rFonts w:ascii="Times New Roman" w:eastAsia="Times New Roman" w:hAnsi="Times New Roman" w:cs="Times New Roman"/>
          <w:b/>
          <w:bCs/>
          <w:kern w:val="0"/>
          <w14:ligatures w14:val="none"/>
        </w:rPr>
        <w:t>)</w:t>
      </w:r>
      <w:commentRangeStart w:id="27"/>
      <w:r w:rsidR="00C57ED5" w:rsidRPr="00A80151">
        <w:rPr>
          <w:rFonts w:asciiTheme="minorHAnsi" w:hAnsiTheme="minorHAnsi" w:cstheme="minorBidi"/>
          <w:kern w:val="0"/>
          <w:sz w:val="24"/>
          <w:shd w:val="clear" w:color="auto" w:fill="CCFFFF"/>
          <w:vertAlign w:val="superscript"/>
          <w:lang w:val="en-IN"/>
          <w14:ligatures w14:val="none"/>
        </w:rPr>
        <w:t>2</w:t>
      </w:r>
      <w:commentRangeEnd w:id="27"/>
      <w:proofErr w:type="gramEnd"/>
      <w:r w:rsidR="00A80151">
        <w:rPr>
          <w:rStyle w:val="CommentReference"/>
        </w:rPr>
        <w:commentReference w:id="27"/>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8"/>
        <w:gridCol w:w="30"/>
        <w:gridCol w:w="3051"/>
        <w:gridCol w:w="30"/>
        <w:gridCol w:w="3511"/>
      </w:tblGrid>
      <w:tr w:rsidR="00451B0B" w:rsidRPr="008271B1" w14:paraId="2CE98920" w14:textId="77777777" w:rsidTr="000E28FC">
        <w:trPr>
          <w:tblHeader/>
          <w:tblCellSpacing w:w="15" w:type="dxa"/>
        </w:trPr>
        <w:tc>
          <w:tcPr>
            <w:tcW w:w="0" w:type="auto"/>
            <w:gridSpan w:val="2"/>
            <w:vAlign w:val="center"/>
            <w:hideMark/>
          </w:tcPr>
          <w:p w14:paraId="1BC44A0D" w14:textId="77777777" w:rsidR="00451B0B" w:rsidRPr="00F1770E" w:rsidRDefault="00451B0B" w:rsidP="00F1770E">
            <w:pPr>
              <w:pStyle w:val="T2"/>
              <w:rPr>
                <w:b/>
              </w:rPr>
            </w:pPr>
            <w:r w:rsidRPr="00F1770E">
              <w:rPr>
                <w:b/>
              </w:rPr>
              <w:t>Symptom Domain</w:t>
            </w:r>
          </w:p>
        </w:tc>
        <w:tc>
          <w:tcPr>
            <w:tcW w:w="0" w:type="auto"/>
            <w:vAlign w:val="center"/>
            <w:hideMark/>
          </w:tcPr>
          <w:p w14:paraId="545990F7" w14:textId="77777777" w:rsidR="00451B0B" w:rsidRPr="008271B1" w:rsidRDefault="00451B0B" w:rsidP="00F1770E">
            <w:pPr>
              <w:pStyle w:val="T2"/>
              <w:rPr>
                <w:rFonts w:ascii="Times New Roman" w:eastAsia="Times New Roman" w:hAnsi="Times New Roman" w:cs="Times New Roman"/>
                <w:b/>
                <w:bCs/>
                <w:kern w:val="0"/>
                <w14:ligatures w14:val="none"/>
              </w:rPr>
            </w:pPr>
            <w:r w:rsidRPr="008271B1">
              <w:rPr>
                <w:rFonts w:ascii="Times New Roman" w:eastAsia="Times New Roman" w:hAnsi="Times New Roman" w:cs="Times New Roman"/>
                <w:b/>
                <w:bCs/>
                <w:kern w:val="0"/>
                <w14:ligatures w14:val="none"/>
              </w:rPr>
              <w:t xml:space="preserve">Key Behaviors </w:t>
            </w:r>
          </w:p>
        </w:tc>
        <w:tc>
          <w:tcPr>
            <w:tcW w:w="0" w:type="auto"/>
            <w:gridSpan w:val="2"/>
            <w:vAlign w:val="center"/>
            <w:hideMark/>
          </w:tcPr>
          <w:p w14:paraId="0B1B2F12" w14:textId="77777777" w:rsidR="00451B0B" w:rsidRPr="008271B1" w:rsidRDefault="00451B0B" w:rsidP="00F1770E">
            <w:pPr>
              <w:pStyle w:val="T2"/>
              <w:rPr>
                <w:rFonts w:ascii="Times New Roman" w:eastAsia="Times New Roman" w:hAnsi="Times New Roman" w:cs="Times New Roman"/>
                <w:b/>
                <w:bCs/>
                <w:kern w:val="0"/>
                <w14:ligatures w14:val="none"/>
              </w:rPr>
            </w:pPr>
            <w:r w:rsidRPr="008271B1">
              <w:rPr>
                <w:rFonts w:ascii="Times New Roman" w:eastAsia="Times New Roman" w:hAnsi="Times New Roman" w:cs="Times New Roman"/>
                <w:b/>
                <w:bCs/>
                <w:kern w:val="0"/>
                <w14:ligatures w14:val="none"/>
              </w:rPr>
              <w:t>Developmental Considerations</w:t>
            </w:r>
          </w:p>
        </w:tc>
      </w:tr>
      <w:tr w:rsidR="00451B0B" w:rsidRPr="008271B1" w14:paraId="0448383E" w14:textId="77777777" w:rsidTr="000E28FC">
        <w:trPr>
          <w:tblCellSpacing w:w="15" w:type="dxa"/>
        </w:trPr>
        <w:tc>
          <w:tcPr>
            <w:tcW w:w="0" w:type="auto"/>
            <w:gridSpan w:val="2"/>
            <w:vAlign w:val="center"/>
            <w:hideMark/>
          </w:tcPr>
          <w:p w14:paraId="163E6453" w14:textId="77777777" w:rsidR="00451B0B" w:rsidRPr="00F1770E" w:rsidRDefault="00451B0B" w:rsidP="00F1770E">
            <w:pPr>
              <w:pStyle w:val="T"/>
              <w:rPr>
                <w:b/>
              </w:rPr>
            </w:pPr>
            <w:r w:rsidRPr="00F1770E">
              <w:rPr>
                <w:b/>
              </w:rPr>
              <w:t xml:space="preserve">Chronic irritability </w:t>
            </w:r>
          </w:p>
          <w:p w14:paraId="729B7381" w14:textId="77777777" w:rsidR="00451B0B" w:rsidRDefault="00451B0B" w:rsidP="000E28FC">
            <w:pPr>
              <w:spacing w:after="120" w:line="240" w:lineRule="auto"/>
              <w:rPr>
                <w:rFonts w:ascii="Times New Roman" w:eastAsia="Times New Roman" w:hAnsi="Times New Roman" w:cs="Times New Roman"/>
                <w:kern w:val="0"/>
                <w14:ligatures w14:val="none"/>
              </w:rPr>
            </w:pPr>
          </w:p>
          <w:p w14:paraId="50AB1446" w14:textId="77777777" w:rsidR="00451B0B" w:rsidRDefault="00451B0B" w:rsidP="000E28FC">
            <w:pPr>
              <w:spacing w:after="120" w:line="240" w:lineRule="auto"/>
              <w:rPr>
                <w:rFonts w:ascii="Times New Roman" w:eastAsia="Times New Roman" w:hAnsi="Times New Roman" w:cs="Times New Roman"/>
                <w:kern w:val="0"/>
                <w14:ligatures w14:val="none"/>
              </w:rPr>
            </w:pPr>
          </w:p>
          <w:p w14:paraId="4E35975F" w14:textId="77777777" w:rsidR="00451B0B" w:rsidRDefault="00451B0B" w:rsidP="000E28FC">
            <w:pPr>
              <w:spacing w:after="120" w:line="240" w:lineRule="auto"/>
              <w:rPr>
                <w:rFonts w:ascii="Times New Roman" w:eastAsia="Times New Roman" w:hAnsi="Times New Roman" w:cs="Times New Roman"/>
                <w:kern w:val="0"/>
                <w14:ligatures w14:val="none"/>
              </w:rPr>
            </w:pPr>
          </w:p>
          <w:p w14:paraId="78FCFE76" w14:textId="77777777" w:rsidR="00451B0B" w:rsidRDefault="00451B0B" w:rsidP="000E28FC">
            <w:pPr>
              <w:spacing w:after="120" w:line="240" w:lineRule="auto"/>
              <w:rPr>
                <w:rFonts w:ascii="Times New Roman" w:eastAsia="Times New Roman" w:hAnsi="Times New Roman" w:cs="Times New Roman"/>
                <w:kern w:val="0"/>
                <w14:ligatures w14:val="none"/>
              </w:rPr>
            </w:pPr>
          </w:p>
          <w:p w14:paraId="1CBAE4BD" w14:textId="77777777" w:rsidR="00451B0B" w:rsidRPr="008271B1" w:rsidRDefault="00451B0B" w:rsidP="000E28FC">
            <w:pPr>
              <w:spacing w:after="120" w:line="240" w:lineRule="auto"/>
              <w:rPr>
                <w:rFonts w:ascii="Times New Roman" w:eastAsia="Times New Roman" w:hAnsi="Times New Roman" w:cs="Times New Roman"/>
                <w:kern w:val="0"/>
                <w14:ligatures w14:val="none"/>
              </w:rPr>
            </w:pPr>
          </w:p>
        </w:tc>
        <w:tc>
          <w:tcPr>
            <w:tcW w:w="0" w:type="auto"/>
            <w:vAlign w:val="center"/>
            <w:hideMark/>
          </w:tcPr>
          <w:p w14:paraId="48E5E17B" w14:textId="77777777" w:rsidR="00451B0B" w:rsidRPr="008271B1" w:rsidRDefault="00451B0B" w:rsidP="00F1770E">
            <w:pPr>
              <w:pStyle w:val="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Child or adolescent’s m</w:t>
            </w:r>
            <w:r w:rsidRPr="008271B1">
              <w:rPr>
                <w:rFonts w:ascii="Times New Roman" w:eastAsia="Times New Roman" w:hAnsi="Times New Roman" w:cs="Times New Roman"/>
                <w:kern w:val="0"/>
                <w14:ligatures w14:val="none"/>
              </w:rPr>
              <w:t xml:space="preserve">ood is </w:t>
            </w:r>
            <w:r>
              <w:rPr>
                <w:rFonts w:ascii="Times New Roman" w:eastAsia="Times New Roman" w:hAnsi="Times New Roman" w:cs="Times New Roman"/>
                <w:kern w:val="0"/>
                <w14:ligatures w14:val="none"/>
              </w:rPr>
              <w:t xml:space="preserve">chronically negative, </w:t>
            </w:r>
            <w:r w:rsidRPr="008271B1">
              <w:rPr>
                <w:rFonts w:ascii="Times New Roman" w:eastAsia="Times New Roman" w:hAnsi="Times New Roman" w:cs="Times New Roman"/>
                <w:kern w:val="0"/>
                <w14:ligatures w14:val="none"/>
              </w:rPr>
              <w:t>irrita</w:t>
            </w:r>
            <w:r>
              <w:rPr>
                <w:rFonts w:ascii="Times New Roman" w:eastAsia="Times New Roman" w:hAnsi="Times New Roman" w:cs="Times New Roman"/>
                <w:kern w:val="0"/>
                <w14:ligatures w14:val="none"/>
              </w:rPr>
              <w:t>ble,</w:t>
            </w:r>
            <w:r w:rsidRPr="008271B1">
              <w:rPr>
                <w:rFonts w:ascii="Times New Roman" w:eastAsia="Times New Roman" w:hAnsi="Times New Roman" w:cs="Times New Roman"/>
                <w:kern w:val="0"/>
                <w14:ligatures w14:val="none"/>
              </w:rPr>
              <w:t xml:space="preserve"> or angry most of </w:t>
            </w:r>
            <w:r>
              <w:rPr>
                <w:rFonts w:ascii="Times New Roman" w:eastAsia="Times New Roman" w:hAnsi="Times New Roman" w:cs="Times New Roman"/>
                <w:kern w:val="0"/>
                <w14:ligatures w14:val="none"/>
              </w:rPr>
              <w:t>the time,</w:t>
            </w:r>
            <w:r w:rsidRPr="008271B1">
              <w:rPr>
                <w:rFonts w:ascii="Times New Roman" w:eastAsia="Times New Roman" w:hAnsi="Times New Roman" w:cs="Times New Roman"/>
                <w:kern w:val="0"/>
                <w14:ligatures w14:val="none"/>
              </w:rPr>
              <w:t xml:space="preserve"> even when not having </w:t>
            </w:r>
            <w:r>
              <w:rPr>
                <w:rFonts w:ascii="Times New Roman" w:eastAsia="Times New Roman" w:hAnsi="Times New Roman" w:cs="Times New Roman"/>
                <w:kern w:val="0"/>
                <w14:ligatures w14:val="none"/>
              </w:rPr>
              <w:t>a tantrum</w:t>
            </w:r>
          </w:p>
        </w:tc>
        <w:tc>
          <w:tcPr>
            <w:tcW w:w="0" w:type="auto"/>
            <w:gridSpan w:val="2"/>
            <w:vAlign w:val="center"/>
            <w:hideMark/>
          </w:tcPr>
          <w:p w14:paraId="3607F5B7" w14:textId="77777777" w:rsidR="00451B0B" w:rsidRDefault="00451B0B" w:rsidP="00F1770E">
            <w:pPr>
              <w:pStyle w:val="T"/>
              <w:rPr>
                <w:rFonts w:ascii="Times New Roman" w:eastAsia="Times New Roman" w:hAnsi="Times New Roman" w:cs="Times New Roman"/>
                <w:kern w:val="0"/>
                <w14:ligatures w14:val="none"/>
              </w:rPr>
            </w:pPr>
            <w:r w:rsidRPr="008271B1">
              <w:rPr>
                <w:rFonts w:ascii="Times New Roman" w:eastAsia="Times New Roman" w:hAnsi="Times New Roman" w:cs="Times New Roman"/>
                <w:b/>
                <w:bCs/>
                <w:kern w:val="0"/>
                <w14:ligatures w14:val="none"/>
              </w:rPr>
              <w:t>In children</w:t>
            </w:r>
            <w:r>
              <w:rPr>
                <w:rFonts w:ascii="Times New Roman" w:eastAsia="Times New Roman" w:hAnsi="Times New Roman" w:cs="Times New Roman"/>
                <w:kern w:val="0"/>
                <w14:ligatures w14:val="none"/>
              </w:rPr>
              <w:t xml:space="preserve"> </w:t>
            </w:r>
            <w:r w:rsidRPr="008271B1">
              <w:rPr>
                <w:rFonts w:ascii="Times New Roman" w:eastAsia="Times New Roman" w:hAnsi="Times New Roman" w:cs="Times New Roman"/>
                <w:kern w:val="0"/>
                <w14:ligatures w14:val="none"/>
              </w:rPr>
              <w:t xml:space="preserve">irritability may </w:t>
            </w:r>
            <w:r>
              <w:rPr>
                <w:rFonts w:ascii="Times New Roman" w:eastAsia="Times New Roman" w:hAnsi="Times New Roman" w:cs="Times New Roman"/>
                <w:kern w:val="0"/>
                <w14:ligatures w14:val="none"/>
              </w:rPr>
              <w:t xml:space="preserve">emerge as being </w:t>
            </w:r>
            <w:r w:rsidRPr="008271B1">
              <w:rPr>
                <w:rFonts w:ascii="Times New Roman" w:eastAsia="Times New Roman" w:hAnsi="Times New Roman" w:cs="Times New Roman"/>
                <w:kern w:val="0"/>
                <w14:ligatures w14:val="none"/>
              </w:rPr>
              <w:t>constant</w:t>
            </w:r>
            <w:r>
              <w:rPr>
                <w:rFonts w:ascii="Times New Roman" w:eastAsia="Times New Roman" w:hAnsi="Times New Roman" w:cs="Times New Roman"/>
                <w:kern w:val="0"/>
                <w14:ligatures w14:val="none"/>
              </w:rPr>
              <w:t>ly annoyed along with</w:t>
            </w:r>
            <w:r w:rsidRPr="008271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poor </w:t>
            </w:r>
            <w:r w:rsidRPr="008271B1">
              <w:rPr>
                <w:rFonts w:ascii="Times New Roman" w:eastAsia="Times New Roman" w:hAnsi="Times New Roman" w:cs="Times New Roman"/>
                <w:kern w:val="0"/>
                <w14:ligatures w14:val="none"/>
              </w:rPr>
              <w:t xml:space="preserve">frustration tolerance </w:t>
            </w:r>
          </w:p>
          <w:p w14:paraId="6A6A32A3" w14:textId="77777777" w:rsidR="00451B0B" w:rsidRDefault="00451B0B" w:rsidP="00F1770E">
            <w:pPr>
              <w:pStyle w:val="T"/>
              <w:rPr>
                <w:rFonts w:ascii="Times New Roman" w:eastAsia="Times New Roman" w:hAnsi="Times New Roman" w:cs="Times New Roman"/>
                <w:kern w:val="0"/>
                <w14:ligatures w14:val="none"/>
              </w:rPr>
            </w:pPr>
            <w:r w:rsidRPr="000D6ED3">
              <w:rPr>
                <w:rFonts w:ascii="Times New Roman" w:eastAsia="Times New Roman" w:hAnsi="Times New Roman" w:cs="Times New Roman"/>
                <w:b/>
                <w:bCs/>
                <w:kern w:val="0"/>
                <w14:ligatures w14:val="none"/>
              </w:rPr>
              <w:t>I</w:t>
            </w:r>
            <w:r w:rsidRPr="008271B1">
              <w:rPr>
                <w:rFonts w:ascii="Times New Roman" w:eastAsia="Times New Roman" w:hAnsi="Times New Roman" w:cs="Times New Roman"/>
                <w:b/>
                <w:bCs/>
                <w:kern w:val="0"/>
                <w14:ligatures w14:val="none"/>
              </w:rPr>
              <w:t>n adolescents,</w:t>
            </w:r>
            <w:r w:rsidRPr="008271B1">
              <w:rPr>
                <w:rFonts w:ascii="Times New Roman" w:eastAsia="Times New Roman" w:hAnsi="Times New Roman" w:cs="Times New Roman"/>
                <w:kern w:val="0"/>
                <w14:ligatures w14:val="none"/>
              </w:rPr>
              <w:t xml:space="preserve"> it may present as pervasive anger </w:t>
            </w:r>
            <w:r>
              <w:rPr>
                <w:rFonts w:ascii="Times New Roman" w:eastAsia="Times New Roman" w:hAnsi="Times New Roman" w:cs="Times New Roman"/>
                <w:kern w:val="0"/>
                <w14:ligatures w14:val="none"/>
              </w:rPr>
              <w:t>or</w:t>
            </w:r>
            <w:r w:rsidRPr="008271B1">
              <w:rPr>
                <w:rFonts w:ascii="Times New Roman" w:eastAsia="Times New Roman" w:hAnsi="Times New Roman" w:cs="Times New Roman"/>
                <w:kern w:val="0"/>
                <w14:ligatures w14:val="none"/>
              </w:rPr>
              <w:t xml:space="preserve"> resent</w:t>
            </w:r>
            <w:r>
              <w:rPr>
                <w:rFonts w:ascii="Times New Roman" w:eastAsia="Times New Roman" w:hAnsi="Times New Roman" w:cs="Times New Roman"/>
                <w:kern w:val="0"/>
                <w14:ligatures w14:val="none"/>
              </w:rPr>
              <w:t>fulness without a stated reason</w:t>
            </w:r>
          </w:p>
          <w:p w14:paraId="07258A29" w14:textId="77777777" w:rsidR="00451B0B" w:rsidRDefault="00451B0B" w:rsidP="00F1770E">
            <w:pPr>
              <w:pStyle w:val="T"/>
              <w:rPr>
                <w:rFonts w:ascii="Times New Roman" w:eastAsia="Times New Roman" w:hAnsi="Times New Roman" w:cs="Times New Roman"/>
                <w:kern w:val="0"/>
                <w14:ligatures w14:val="none"/>
              </w:rPr>
            </w:pPr>
          </w:p>
          <w:p w14:paraId="4631EC6F" w14:textId="77777777" w:rsidR="00451B0B" w:rsidRPr="008271B1" w:rsidRDefault="00451B0B" w:rsidP="000E28FC">
            <w:pPr>
              <w:spacing w:after="120" w:line="240" w:lineRule="auto"/>
              <w:rPr>
                <w:rFonts w:ascii="Times New Roman" w:eastAsia="Times New Roman" w:hAnsi="Times New Roman" w:cs="Times New Roman"/>
                <w:kern w:val="0"/>
                <w14:ligatures w14:val="none"/>
              </w:rPr>
            </w:pPr>
          </w:p>
        </w:tc>
      </w:tr>
      <w:tr w:rsidR="00451B0B" w:rsidRPr="008271B1" w14:paraId="7C690ECA" w14:textId="77777777" w:rsidTr="000E28FC">
        <w:trPr>
          <w:tblCellSpacing w:w="15" w:type="dxa"/>
        </w:trPr>
        <w:tc>
          <w:tcPr>
            <w:tcW w:w="0" w:type="auto"/>
            <w:vAlign w:val="center"/>
            <w:hideMark/>
          </w:tcPr>
          <w:p w14:paraId="61A254CC" w14:textId="77777777" w:rsidR="00451B0B" w:rsidRPr="008271B1" w:rsidRDefault="00451B0B" w:rsidP="00F1770E">
            <w:pPr>
              <w:pStyle w:val="T"/>
              <w:rPr>
                <w:rFonts w:ascii="Times New Roman" w:eastAsia="Times New Roman" w:hAnsi="Times New Roman" w:cs="Times New Roman"/>
                <w:kern w:val="0"/>
                <w14:ligatures w14:val="none"/>
              </w:rPr>
            </w:pPr>
            <w:r w:rsidRPr="008271B1">
              <w:rPr>
                <w:rFonts w:ascii="Times New Roman" w:eastAsia="Times New Roman" w:hAnsi="Times New Roman" w:cs="Times New Roman"/>
                <w:b/>
                <w:bCs/>
                <w:kern w:val="0"/>
                <w14:ligatures w14:val="none"/>
              </w:rPr>
              <w:t xml:space="preserve">Severe, </w:t>
            </w:r>
            <w:r>
              <w:rPr>
                <w:rFonts w:ascii="Times New Roman" w:eastAsia="Times New Roman" w:hAnsi="Times New Roman" w:cs="Times New Roman"/>
                <w:b/>
                <w:bCs/>
                <w:kern w:val="0"/>
                <w14:ligatures w14:val="none"/>
              </w:rPr>
              <w:t>frequent</w:t>
            </w:r>
            <w:r w:rsidRPr="008271B1">
              <w:rPr>
                <w:rFonts w:ascii="Times New Roman" w:eastAsia="Times New Roman" w:hAnsi="Times New Roman" w:cs="Times New Roman"/>
                <w:b/>
                <w:bCs/>
                <w:kern w:val="0"/>
                <w14:ligatures w14:val="none"/>
              </w:rPr>
              <w:t xml:space="preserve"> temper </w:t>
            </w:r>
            <w:r>
              <w:rPr>
                <w:rFonts w:ascii="Times New Roman" w:eastAsia="Times New Roman" w:hAnsi="Times New Roman" w:cs="Times New Roman"/>
                <w:b/>
                <w:bCs/>
                <w:kern w:val="0"/>
                <w14:ligatures w14:val="none"/>
              </w:rPr>
              <w:t>tantrums that are atypical for the child’s d</w:t>
            </w:r>
            <w:r w:rsidRPr="00561178">
              <w:rPr>
                <w:rFonts w:ascii="Times New Roman" w:eastAsia="Times New Roman" w:hAnsi="Times New Roman" w:cs="Times New Roman"/>
                <w:b/>
                <w:bCs/>
                <w:kern w:val="0"/>
                <w14:ligatures w14:val="none"/>
              </w:rPr>
              <w:t>evelopmental</w:t>
            </w:r>
            <w:r>
              <w:rPr>
                <w:rFonts w:ascii="Times New Roman" w:eastAsia="Times New Roman" w:hAnsi="Times New Roman" w:cs="Times New Roman"/>
                <w:b/>
                <w:bCs/>
                <w:kern w:val="0"/>
                <w14:ligatures w14:val="none"/>
              </w:rPr>
              <w:t xml:space="preserve"> l</w:t>
            </w:r>
            <w:r w:rsidRPr="00561178">
              <w:rPr>
                <w:rFonts w:ascii="Times New Roman" w:eastAsia="Times New Roman" w:hAnsi="Times New Roman" w:cs="Times New Roman"/>
                <w:b/>
                <w:bCs/>
                <w:kern w:val="0"/>
                <w14:ligatures w14:val="none"/>
              </w:rPr>
              <w:t>evel</w:t>
            </w:r>
          </w:p>
        </w:tc>
        <w:tc>
          <w:tcPr>
            <w:tcW w:w="0" w:type="auto"/>
            <w:gridSpan w:val="3"/>
            <w:vAlign w:val="center"/>
            <w:hideMark/>
          </w:tcPr>
          <w:p w14:paraId="2B9C11BE" w14:textId="77777777" w:rsidR="00451B0B" w:rsidRPr="008271B1" w:rsidRDefault="00451B0B" w:rsidP="00F1770E">
            <w:pPr>
              <w:pStyle w:val="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Temper outbursts</w:t>
            </w:r>
            <w:r w:rsidRPr="008271B1">
              <w:rPr>
                <w:rFonts w:ascii="Times New Roman" w:eastAsia="Times New Roman" w:hAnsi="Times New Roman" w:cs="Times New Roman"/>
                <w:kern w:val="0"/>
                <w14:ligatures w14:val="none"/>
              </w:rPr>
              <w:t xml:space="preserve"> are</w:t>
            </w:r>
            <w:r>
              <w:rPr>
                <w:rFonts w:ascii="Times New Roman" w:eastAsia="Times New Roman" w:hAnsi="Times New Roman" w:cs="Times New Roman"/>
                <w:kern w:val="0"/>
                <w14:ligatures w14:val="none"/>
              </w:rPr>
              <w:t xml:space="preserve"> overly</w:t>
            </w:r>
            <w:r w:rsidRPr="008271B1">
              <w:rPr>
                <w:rFonts w:ascii="Times New Roman" w:eastAsia="Times New Roman" w:hAnsi="Times New Roman" w:cs="Times New Roman"/>
                <w:kern w:val="0"/>
                <w14:ligatures w14:val="none"/>
              </w:rPr>
              <w:t xml:space="preserve"> intens</w:t>
            </w:r>
            <w:r>
              <w:rPr>
                <w:rFonts w:ascii="Times New Roman" w:eastAsia="Times New Roman" w:hAnsi="Times New Roman" w:cs="Times New Roman"/>
                <w:kern w:val="0"/>
                <w14:ligatures w14:val="none"/>
              </w:rPr>
              <w:t>e</w:t>
            </w:r>
            <w:r w:rsidRPr="008271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for the situation and not expected in a child of that age. Outbursts typically occur at home, in school, and even with peers.</w:t>
            </w:r>
          </w:p>
        </w:tc>
        <w:tc>
          <w:tcPr>
            <w:tcW w:w="0" w:type="auto"/>
            <w:vAlign w:val="center"/>
            <w:hideMark/>
          </w:tcPr>
          <w:p w14:paraId="1D6174A0" w14:textId="77777777" w:rsidR="00451B0B" w:rsidRDefault="00451B0B" w:rsidP="00F1770E">
            <w:pPr>
              <w:pStyle w:val="T"/>
              <w:rPr>
                <w:rFonts w:ascii="Times New Roman" w:eastAsia="Times New Roman" w:hAnsi="Times New Roman" w:cs="Times New Roman"/>
                <w:kern w:val="0"/>
                <w14:ligatures w14:val="none"/>
              </w:rPr>
            </w:pPr>
            <w:r w:rsidRPr="008271B1">
              <w:rPr>
                <w:rFonts w:ascii="Times New Roman" w:eastAsia="Times New Roman" w:hAnsi="Times New Roman" w:cs="Times New Roman"/>
                <w:b/>
                <w:bCs/>
                <w:kern w:val="0"/>
                <w14:ligatures w14:val="none"/>
              </w:rPr>
              <w:t>Younger children</w:t>
            </w:r>
            <w:r w:rsidRPr="008271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often have tantrums including </w:t>
            </w:r>
            <w:r w:rsidRPr="008271B1">
              <w:rPr>
                <w:rFonts w:ascii="Times New Roman" w:eastAsia="Times New Roman" w:hAnsi="Times New Roman" w:cs="Times New Roman"/>
                <w:kern w:val="0"/>
                <w14:ligatures w14:val="none"/>
              </w:rPr>
              <w:t>physical aggressi</w:t>
            </w:r>
            <w:r>
              <w:rPr>
                <w:rFonts w:ascii="Times New Roman" w:eastAsia="Times New Roman" w:hAnsi="Times New Roman" w:cs="Times New Roman"/>
                <w:kern w:val="0"/>
                <w14:ligatures w14:val="none"/>
              </w:rPr>
              <w:t>on like hitting, kicking, and throwing self on the floor</w:t>
            </w:r>
          </w:p>
          <w:p w14:paraId="3EC3E65B" w14:textId="77777777" w:rsidR="00451B0B" w:rsidRPr="008271B1" w:rsidRDefault="00451B0B" w:rsidP="00F1770E">
            <w:pPr>
              <w:pStyle w:val="T"/>
              <w:rPr>
                <w:rFonts w:ascii="Times New Roman" w:eastAsia="Times New Roman" w:hAnsi="Times New Roman" w:cs="Times New Roman"/>
                <w:kern w:val="0"/>
                <w14:ligatures w14:val="none"/>
              </w:rPr>
            </w:pPr>
            <w:r w:rsidRPr="009F100E">
              <w:rPr>
                <w:rFonts w:ascii="Times New Roman" w:eastAsia="Times New Roman" w:hAnsi="Times New Roman" w:cs="Times New Roman"/>
                <w:b/>
                <w:bCs/>
                <w:kern w:val="0"/>
                <w14:ligatures w14:val="none"/>
              </w:rPr>
              <w:t>A</w:t>
            </w:r>
            <w:r w:rsidRPr="008271B1">
              <w:rPr>
                <w:rFonts w:ascii="Times New Roman" w:eastAsia="Times New Roman" w:hAnsi="Times New Roman" w:cs="Times New Roman"/>
                <w:b/>
                <w:bCs/>
                <w:kern w:val="0"/>
                <w14:ligatures w14:val="none"/>
              </w:rPr>
              <w:t>dolescents</w:t>
            </w:r>
            <w:r w:rsidRPr="008271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are more likely to have verbal rages which come across as immature, like a</w:t>
            </w:r>
            <w:r w:rsidRPr="008271B1">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younger child</w:t>
            </w:r>
          </w:p>
        </w:tc>
      </w:tr>
      <w:tr w:rsidR="00451B0B" w:rsidRPr="008271B1" w14:paraId="0A715172" w14:textId="77777777" w:rsidTr="000E28FC">
        <w:trPr>
          <w:tblCellSpacing w:w="15" w:type="dxa"/>
        </w:trPr>
        <w:tc>
          <w:tcPr>
            <w:tcW w:w="0" w:type="auto"/>
            <w:gridSpan w:val="2"/>
            <w:vAlign w:val="center"/>
            <w:hideMark/>
          </w:tcPr>
          <w:p w14:paraId="65696480" w14:textId="77777777" w:rsidR="00451B0B" w:rsidRPr="008271B1" w:rsidRDefault="00451B0B" w:rsidP="00F1770E">
            <w:pPr>
              <w:pStyle w:val="T"/>
              <w:rPr>
                <w:rFonts w:ascii="Times New Roman" w:eastAsia="Times New Roman" w:hAnsi="Times New Roman" w:cs="Times New Roman"/>
                <w:b/>
                <w:bCs/>
                <w:kern w:val="0"/>
                <w14:ligatures w14:val="none"/>
              </w:rPr>
            </w:pPr>
            <w:r w:rsidRPr="00AE07EB">
              <w:rPr>
                <w:rFonts w:ascii="Times New Roman" w:eastAsia="Times New Roman" w:hAnsi="Times New Roman" w:cs="Times New Roman"/>
                <w:b/>
                <w:bCs/>
                <w:kern w:val="0"/>
                <w14:ligatures w14:val="none"/>
              </w:rPr>
              <w:t>How often do outbursts occur</w:t>
            </w:r>
            <w:r>
              <w:rPr>
                <w:rFonts w:ascii="Times New Roman" w:eastAsia="Times New Roman" w:hAnsi="Times New Roman" w:cs="Times New Roman"/>
                <w:b/>
                <w:bCs/>
                <w:kern w:val="0"/>
                <w14:ligatures w14:val="none"/>
              </w:rPr>
              <w:t xml:space="preserve"> and where?</w:t>
            </w:r>
          </w:p>
        </w:tc>
        <w:tc>
          <w:tcPr>
            <w:tcW w:w="0" w:type="auto"/>
            <w:vAlign w:val="center"/>
            <w:hideMark/>
          </w:tcPr>
          <w:p w14:paraId="17416BED" w14:textId="77777777" w:rsidR="00451B0B" w:rsidRPr="008271B1" w:rsidRDefault="00451B0B" w:rsidP="00F1770E">
            <w:pPr>
              <w:pStyle w:val="T"/>
              <w:rPr>
                <w:rFonts w:ascii="Times New Roman" w:eastAsia="Times New Roman" w:hAnsi="Times New Roman" w:cs="Times New Roman"/>
                <w:kern w:val="0"/>
                <w14:ligatures w14:val="none"/>
              </w:rPr>
            </w:pPr>
            <w:r w:rsidRPr="008271B1">
              <w:rPr>
                <w:rFonts w:ascii="Times New Roman" w:eastAsia="Times New Roman" w:hAnsi="Times New Roman" w:cs="Times New Roman"/>
                <w:kern w:val="0"/>
                <w14:ligatures w14:val="none"/>
              </w:rPr>
              <w:t xml:space="preserve">Outbursts </w:t>
            </w:r>
            <w:r>
              <w:rPr>
                <w:rFonts w:ascii="Times New Roman" w:eastAsia="Times New Roman" w:hAnsi="Times New Roman" w:cs="Times New Roman"/>
                <w:kern w:val="0"/>
                <w14:ligatures w14:val="none"/>
              </w:rPr>
              <w:t xml:space="preserve">typically </w:t>
            </w:r>
            <w:r w:rsidRPr="008271B1">
              <w:rPr>
                <w:rFonts w:ascii="Times New Roman" w:eastAsia="Times New Roman" w:hAnsi="Times New Roman" w:cs="Times New Roman"/>
                <w:kern w:val="0"/>
                <w14:ligatures w14:val="none"/>
              </w:rPr>
              <w:t>occur multiple times per week over at least a yea</w:t>
            </w:r>
            <w:r>
              <w:rPr>
                <w:rFonts w:ascii="Times New Roman" w:eastAsia="Times New Roman" w:hAnsi="Times New Roman" w:cs="Times New Roman"/>
                <w:kern w:val="0"/>
                <w14:ligatures w14:val="none"/>
              </w:rPr>
              <w:t>r</w:t>
            </w:r>
          </w:p>
        </w:tc>
        <w:tc>
          <w:tcPr>
            <w:tcW w:w="0" w:type="auto"/>
            <w:gridSpan w:val="2"/>
            <w:vAlign w:val="center"/>
            <w:hideMark/>
          </w:tcPr>
          <w:p w14:paraId="43D62C61" w14:textId="77777777" w:rsidR="00451B0B" w:rsidRPr="008271B1" w:rsidRDefault="00451B0B" w:rsidP="00F1770E">
            <w:pPr>
              <w:pStyle w:val="T"/>
              <w:rPr>
                <w:rFonts w:ascii="Times New Roman" w:eastAsia="Times New Roman" w:hAnsi="Times New Roman" w:cs="Times New Roman"/>
                <w:kern w:val="0"/>
                <w14:ligatures w14:val="none"/>
              </w:rPr>
            </w:pPr>
            <w:r w:rsidRPr="0080635F">
              <w:rPr>
                <w:rFonts w:ascii="Times New Roman" w:eastAsia="Times New Roman" w:hAnsi="Times New Roman" w:cs="Times New Roman"/>
                <w:b/>
                <w:bCs/>
                <w:kern w:val="0"/>
                <w14:ligatures w14:val="none"/>
              </w:rPr>
              <w:t>In children and adolescents</w:t>
            </w:r>
            <w:r>
              <w:rPr>
                <w:rFonts w:ascii="Times New Roman" w:eastAsia="Times New Roman" w:hAnsi="Times New Roman" w:cs="Times New Roman"/>
                <w:kern w:val="0"/>
                <w14:ligatures w14:val="none"/>
              </w:rPr>
              <w:t>, both persistent negative mood, and temper outburst occur in more than one place, typically at home and at school</w:t>
            </w:r>
          </w:p>
        </w:tc>
      </w:tr>
      <w:tr w:rsidR="00451B0B" w:rsidRPr="008271B1" w14:paraId="0508198D" w14:textId="77777777" w:rsidTr="000E28FC">
        <w:trPr>
          <w:tblCellSpacing w:w="15" w:type="dxa"/>
        </w:trPr>
        <w:tc>
          <w:tcPr>
            <w:tcW w:w="0" w:type="auto"/>
            <w:gridSpan w:val="2"/>
            <w:vAlign w:val="center"/>
            <w:hideMark/>
          </w:tcPr>
          <w:p w14:paraId="384E2B7A" w14:textId="77777777" w:rsidR="00451B0B" w:rsidRPr="008271B1" w:rsidRDefault="00451B0B" w:rsidP="00F1770E">
            <w:pPr>
              <w:pStyle w:val="T"/>
              <w:rPr>
                <w:rFonts w:ascii="Times New Roman" w:eastAsia="Times New Roman" w:hAnsi="Times New Roman" w:cs="Times New Roman"/>
                <w:b/>
                <w:bCs/>
                <w:kern w:val="0"/>
                <w14:ligatures w14:val="none"/>
              </w:rPr>
            </w:pPr>
            <w:r w:rsidRPr="00AE07EB">
              <w:rPr>
                <w:rFonts w:ascii="Times New Roman" w:eastAsia="Times New Roman" w:hAnsi="Times New Roman" w:cs="Times New Roman"/>
                <w:b/>
                <w:bCs/>
                <w:kern w:val="0"/>
                <w14:ligatures w14:val="none"/>
              </w:rPr>
              <w:t xml:space="preserve">When symptoms begin and </w:t>
            </w:r>
            <w:r>
              <w:rPr>
                <w:rFonts w:ascii="Times New Roman" w:eastAsia="Times New Roman" w:hAnsi="Times New Roman" w:cs="Times New Roman"/>
                <w:b/>
                <w:bCs/>
                <w:kern w:val="0"/>
                <w14:ligatures w14:val="none"/>
              </w:rPr>
              <w:t xml:space="preserve">the full </w:t>
            </w:r>
            <w:r w:rsidRPr="00AE07EB">
              <w:rPr>
                <w:rFonts w:ascii="Times New Roman" w:eastAsia="Times New Roman" w:hAnsi="Times New Roman" w:cs="Times New Roman"/>
                <w:b/>
                <w:bCs/>
                <w:kern w:val="0"/>
                <w14:ligatures w14:val="none"/>
              </w:rPr>
              <w:t xml:space="preserve">disorder </w:t>
            </w:r>
            <w:r>
              <w:rPr>
                <w:rFonts w:ascii="Times New Roman" w:eastAsia="Times New Roman" w:hAnsi="Times New Roman" w:cs="Times New Roman"/>
                <w:b/>
                <w:bCs/>
                <w:kern w:val="0"/>
                <w14:ligatures w14:val="none"/>
              </w:rPr>
              <w:t>emerges</w:t>
            </w:r>
          </w:p>
        </w:tc>
        <w:tc>
          <w:tcPr>
            <w:tcW w:w="0" w:type="auto"/>
            <w:vAlign w:val="center"/>
            <w:hideMark/>
          </w:tcPr>
          <w:p w14:paraId="29E6AF7A" w14:textId="77777777" w:rsidR="00451B0B" w:rsidRPr="008271B1" w:rsidRDefault="00451B0B" w:rsidP="00F1770E">
            <w:pPr>
              <w:pStyle w:val="T"/>
              <w:rPr>
                <w:rFonts w:ascii="Times New Roman" w:eastAsia="Times New Roman" w:hAnsi="Times New Roman" w:cs="Times New Roman"/>
                <w:kern w:val="0"/>
                <w14:ligatures w14:val="none"/>
              </w:rPr>
            </w:pPr>
            <w:r w:rsidRPr="008271B1">
              <w:rPr>
                <w:rFonts w:ascii="Times New Roman" w:eastAsia="Times New Roman" w:hAnsi="Times New Roman" w:cs="Times New Roman"/>
                <w:kern w:val="0"/>
                <w14:ligatures w14:val="none"/>
              </w:rPr>
              <w:t xml:space="preserve">Symptoms </w:t>
            </w:r>
            <w:r>
              <w:rPr>
                <w:rFonts w:ascii="Times New Roman" w:eastAsia="Times New Roman" w:hAnsi="Times New Roman" w:cs="Times New Roman"/>
                <w:kern w:val="0"/>
                <w14:ligatures w14:val="none"/>
              </w:rPr>
              <w:t xml:space="preserve">typically begin before the age of 10 years old, but a </w:t>
            </w:r>
            <w:r w:rsidRPr="008271B1">
              <w:rPr>
                <w:rFonts w:ascii="Times New Roman" w:eastAsia="Times New Roman" w:hAnsi="Times New Roman" w:cs="Times New Roman"/>
                <w:kern w:val="0"/>
                <w14:ligatures w14:val="none"/>
              </w:rPr>
              <w:t xml:space="preserve">diagnosis is </w:t>
            </w:r>
            <w:r>
              <w:rPr>
                <w:rFonts w:ascii="Times New Roman" w:eastAsia="Times New Roman" w:hAnsi="Times New Roman" w:cs="Times New Roman"/>
                <w:kern w:val="0"/>
                <w14:ligatures w14:val="none"/>
              </w:rPr>
              <w:t>not made before 6 years old</w:t>
            </w:r>
          </w:p>
        </w:tc>
        <w:tc>
          <w:tcPr>
            <w:tcW w:w="0" w:type="auto"/>
            <w:gridSpan w:val="2"/>
            <w:vAlign w:val="center"/>
            <w:hideMark/>
          </w:tcPr>
          <w:p w14:paraId="11E6B217" w14:textId="77777777" w:rsidR="00451B0B" w:rsidRDefault="00451B0B" w:rsidP="00F1770E">
            <w:pPr>
              <w:pStyle w:val="T"/>
              <w:rPr>
                <w:rFonts w:ascii="Times New Roman" w:eastAsia="Times New Roman" w:hAnsi="Times New Roman" w:cs="Times New Roman"/>
                <w:kern w:val="0"/>
                <w14:ligatures w14:val="none"/>
              </w:rPr>
            </w:pPr>
            <w:r w:rsidRPr="00AE07EB">
              <w:rPr>
                <w:rFonts w:ascii="Times New Roman" w:eastAsia="Times New Roman" w:hAnsi="Times New Roman" w:cs="Times New Roman"/>
                <w:b/>
                <w:bCs/>
                <w:kern w:val="0"/>
                <w14:ligatures w14:val="none"/>
              </w:rPr>
              <w:t xml:space="preserve">In </w:t>
            </w:r>
            <w:r w:rsidRPr="008271B1">
              <w:rPr>
                <w:rFonts w:ascii="Times New Roman" w:eastAsia="Times New Roman" w:hAnsi="Times New Roman" w:cs="Times New Roman"/>
                <w:b/>
                <w:bCs/>
                <w:kern w:val="0"/>
                <w14:ligatures w14:val="none"/>
              </w:rPr>
              <w:t xml:space="preserve">preschool </w:t>
            </w:r>
            <w:r w:rsidRPr="00AE07EB">
              <w:rPr>
                <w:rFonts w:ascii="Times New Roman" w:eastAsia="Times New Roman" w:hAnsi="Times New Roman" w:cs="Times New Roman"/>
                <w:b/>
                <w:bCs/>
                <w:kern w:val="0"/>
                <w14:ligatures w14:val="none"/>
              </w:rPr>
              <w:t>children</w:t>
            </w:r>
            <w:r>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271B1">
              <w:rPr>
                <w:rFonts w:ascii="Times New Roman" w:eastAsia="Times New Roman" w:hAnsi="Times New Roman" w:cs="Times New Roman"/>
                <w:kern w:val="0"/>
                <w14:ligatures w14:val="none"/>
              </w:rPr>
              <w:t xml:space="preserve">tantrums </w:t>
            </w:r>
            <w:r>
              <w:rPr>
                <w:rFonts w:ascii="Times New Roman" w:eastAsia="Times New Roman" w:hAnsi="Times New Roman" w:cs="Times New Roman"/>
                <w:kern w:val="0"/>
                <w14:ligatures w14:val="none"/>
              </w:rPr>
              <w:t xml:space="preserve">and </w:t>
            </w:r>
            <w:r w:rsidRPr="008271B1">
              <w:rPr>
                <w:rFonts w:ascii="Times New Roman" w:eastAsia="Times New Roman" w:hAnsi="Times New Roman" w:cs="Times New Roman"/>
                <w:kern w:val="0"/>
                <w14:ligatures w14:val="none"/>
              </w:rPr>
              <w:t>frequent</w:t>
            </w:r>
            <w:r>
              <w:rPr>
                <w:rFonts w:ascii="Times New Roman" w:eastAsia="Times New Roman" w:hAnsi="Times New Roman" w:cs="Times New Roman"/>
                <w:kern w:val="0"/>
                <w14:ligatures w14:val="none"/>
              </w:rPr>
              <w:t xml:space="preserve"> brief outbursts are developmentally expected </w:t>
            </w:r>
          </w:p>
          <w:p w14:paraId="5A4ADCDE" w14:textId="77777777" w:rsidR="00451B0B" w:rsidRPr="008271B1" w:rsidRDefault="00451B0B" w:rsidP="00F1770E">
            <w:pPr>
              <w:pStyle w:val="T"/>
              <w:rPr>
                <w:rFonts w:ascii="Times New Roman" w:eastAsia="Times New Roman" w:hAnsi="Times New Roman" w:cs="Times New Roman"/>
                <w:kern w:val="0"/>
                <w14:ligatures w14:val="none"/>
              </w:rPr>
            </w:pPr>
            <w:r w:rsidRPr="008E33C3">
              <w:rPr>
                <w:rFonts w:ascii="Times New Roman" w:eastAsia="Times New Roman" w:hAnsi="Times New Roman" w:cs="Times New Roman"/>
                <w:b/>
                <w:bCs/>
                <w:kern w:val="0"/>
                <w14:ligatures w14:val="none"/>
              </w:rPr>
              <w:t xml:space="preserve">In school age </w:t>
            </w:r>
            <w:r>
              <w:rPr>
                <w:rFonts w:ascii="Times New Roman" w:eastAsia="Times New Roman" w:hAnsi="Times New Roman" w:cs="Times New Roman"/>
                <w:b/>
                <w:bCs/>
                <w:kern w:val="0"/>
                <w14:ligatures w14:val="none"/>
              </w:rPr>
              <w:t xml:space="preserve">children </w:t>
            </w:r>
            <w:r w:rsidRPr="008E33C3">
              <w:rPr>
                <w:rFonts w:ascii="Times New Roman" w:eastAsia="Times New Roman" w:hAnsi="Times New Roman" w:cs="Times New Roman"/>
                <w:b/>
                <w:bCs/>
                <w:kern w:val="0"/>
                <w14:ligatures w14:val="none"/>
              </w:rPr>
              <w:t>and adolescents</w:t>
            </w:r>
            <w:r>
              <w:rPr>
                <w:rFonts w:ascii="Times New Roman" w:eastAsia="Times New Roman" w:hAnsi="Times New Roman" w:cs="Times New Roman"/>
                <w:kern w:val="0"/>
                <w14:ligatures w14:val="none"/>
              </w:rPr>
              <w:t>, tantrums are expected to decrease in frequency and intensity</w:t>
            </w:r>
          </w:p>
        </w:tc>
      </w:tr>
      <w:tr w:rsidR="00451B0B" w:rsidRPr="008271B1" w14:paraId="23C1FEED" w14:textId="77777777" w:rsidTr="000E28FC">
        <w:trPr>
          <w:tblCellSpacing w:w="15" w:type="dxa"/>
        </w:trPr>
        <w:tc>
          <w:tcPr>
            <w:tcW w:w="0" w:type="auto"/>
            <w:gridSpan w:val="2"/>
            <w:vAlign w:val="center"/>
            <w:hideMark/>
          </w:tcPr>
          <w:p w14:paraId="22C8F517" w14:textId="77777777" w:rsidR="00451B0B" w:rsidRDefault="00451B0B" w:rsidP="00F1770E">
            <w:pPr>
              <w:pStyle w:val="T"/>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DMDD is not diagnosed when an </w:t>
            </w:r>
            <w:r w:rsidRPr="008271B1">
              <w:rPr>
                <w:rFonts w:ascii="Times New Roman" w:eastAsia="Times New Roman" w:hAnsi="Times New Roman" w:cs="Times New Roman"/>
                <w:b/>
                <w:bCs/>
                <w:kern w:val="0"/>
                <w14:ligatures w14:val="none"/>
              </w:rPr>
              <w:t>episodic mood disorder</w:t>
            </w:r>
            <w:r>
              <w:rPr>
                <w:rFonts w:ascii="Times New Roman" w:eastAsia="Times New Roman" w:hAnsi="Times New Roman" w:cs="Times New Roman"/>
                <w:b/>
                <w:bCs/>
                <w:kern w:val="0"/>
                <w14:ligatures w14:val="none"/>
              </w:rPr>
              <w:t xml:space="preserve"> is present or symptoms are explained by another disorder</w:t>
            </w:r>
          </w:p>
          <w:p w14:paraId="126F360B" w14:textId="77777777" w:rsidR="00451B0B" w:rsidRPr="008271B1" w:rsidRDefault="00451B0B" w:rsidP="000E28FC">
            <w:pPr>
              <w:spacing w:after="120" w:line="240" w:lineRule="auto"/>
              <w:rPr>
                <w:rFonts w:ascii="Times New Roman" w:eastAsia="Times New Roman" w:hAnsi="Times New Roman" w:cs="Times New Roman"/>
                <w:kern w:val="0"/>
                <w14:ligatures w14:val="none"/>
              </w:rPr>
            </w:pPr>
          </w:p>
        </w:tc>
        <w:tc>
          <w:tcPr>
            <w:tcW w:w="0" w:type="auto"/>
            <w:vAlign w:val="center"/>
            <w:hideMark/>
          </w:tcPr>
          <w:p w14:paraId="4F7910CC" w14:textId="77777777" w:rsidR="00451B0B" w:rsidRPr="008271B1" w:rsidRDefault="00451B0B" w:rsidP="00F1770E">
            <w:pPr>
              <w:pStyle w:val="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 DMDD, </w:t>
            </w:r>
            <w:r w:rsidRPr="008271B1">
              <w:rPr>
                <w:rFonts w:ascii="Times New Roman" w:eastAsia="Times New Roman" w:hAnsi="Times New Roman" w:cs="Times New Roman"/>
                <w:kern w:val="0"/>
                <w14:ligatures w14:val="none"/>
              </w:rPr>
              <w:t>irritability is chronic</w:t>
            </w:r>
            <w:r>
              <w:rPr>
                <w:rFonts w:ascii="Times New Roman" w:eastAsia="Times New Roman" w:hAnsi="Times New Roman" w:cs="Times New Roman"/>
                <w:kern w:val="0"/>
                <w14:ligatures w14:val="none"/>
              </w:rPr>
              <w:t>, so it is not diagnosed if similar symptoms only occur in a youth with a manic episode or bipolar disorder</w:t>
            </w:r>
          </w:p>
        </w:tc>
        <w:tc>
          <w:tcPr>
            <w:tcW w:w="0" w:type="auto"/>
            <w:gridSpan w:val="2"/>
            <w:vAlign w:val="center"/>
            <w:hideMark/>
          </w:tcPr>
          <w:p w14:paraId="728642EA" w14:textId="77777777" w:rsidR="00451B0B" w:rsidRPr="008271B1" w:rsidRDefault="00451B0B" w:rsidP="00F1770E">
            <w:pPr>
              <w:pStyle w:val="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DMDD is not diagnosed </w:t>
            </w:r>
            <w:r w:rsidRPr="005F2FA9">
              <w:rPr>
                <w:rFonts w:ascii="Times New Roman" w:eastAsia="Times New Roman" w:hAnsi="Times New Roman" w:cs="Times New Roman"/>
                <w:b/>
                <w:bCs/>
                <w:kern w:val="0"/>
                <w14:ligatures w14:val="none"/>
              </w:rPr>
              <w:t>in children or adolescents</w:t>
            </w:r>
            <w:r>
              <w:rPr>
                <w:rFonts w:ascii="Times New Roman" w:eastAsia="Times New Roman" w:hAnsi="Times New Roman" w:cs="Times New Roman"/>
                <w:kern w:val="0"/>
                <w14:ligatures w14:val="none"/>
              </w:rPr>
              <w:t xml:space="preserve"> if symptoms are explained by autism spectrum disorder, posttraumatic stress disorder, or separation anxiety disorder</w:t>
            </w:r>
          </w:p>
        </w:tc>
      </w:tr>
    </w:tbl>
    <w:p w14:paraId="768DAD30" w14:textId="77777777" w:rsidR="001E2E2E" w:rsidRPr="005707EB" w:rsidRDefault="001E2E2E" w:rsidP="005707EB">
      <w:pPr>
        <w:spacing w:after="120" w:line="480" w:lineRule="auto"/>
        <w:rPr>
          <w:rFonts w:ascii="Times New Roman" w:hAnsi="Times New Roman" w:cs="Times New Roman"/>
          <w:sz w:val="24"/>
          <w:szCs w:val="24"/>
        </w:rPr>
      </w:pPr>
    </w:p>
    <w:p w14:paraId="50D3D308" w14:textId="77777777" w:rsidR="0037428E" w:rsidRDefault="0037428E">
      <w:pPr>
        <w:rPr>
          <w:rFonts w:ascii="Times New Roman" w:hAnsi="Times New Roman" w:cs="Times New Roman"/>
          <w:b/>
          <w:sz w:val="24"/>
          <w:szCs w:val="24"/>
        </w:rPr>
      </w:pPr>
      <w:r>
        <w:rPr>
          <w:rFonts w:ascii="Times New Roman" w:hAnsi="Times New Roman" w:cs="Times New Roman"/>
          <w:b/>
          <w:sz w:val="24"/>
          <w:szCs w:val="24"/>
        </w:rPr>
        <w:br w:type="page"/>
      </w:r>
    </w:p>
    <w:p w14:paraId="3780B7F4" w14:textId="3E93C7DC" w:rsidR="00AC5AE6" w:rsidRPr="00AC5AE6" w:rsidRDefault="00AC5AE6" w:rsidP="00F1770E">
      <w:pPr>
        <w:pStyle w:val="T1"/>
        <w:rPr>
          <w:rFonts w:ascii="Times New Roman" w:hAnsi="Times New Roman" w:cs="Times New Roman"/>
          <w:b/>
          <w:sz w:val="24"/>
          <w:szCs w:val="24"/>
        </w:rPr>
      </w:pPr>
      <w:r w:rsidRPr="00AC5AE6">
        <w:rPr>
          <w:rFonts w:ascii="Times New Roman" w:hAnsi="Times New Roman" w:cs="Times New Roman"/>
          <w:b/>
          <w:bCs/>
          <w:sz w:val="24"/>
          <w:szCs w:val="24"/>
        </w:rPr>
        <w:lastRenderedPageBreak/>
        <w:t>Table 17.2 Major Depressive Disorder (MDD)</w:t>
      </w:r>
      <w:r w:rsidRPr="00AC5AE6">
        <w:rPr>
          <w:rFonts w:ascii="Times New Roman" w:eastAsia="Times New Roman" w:hAnsi="Times New Roman" w:cs="Times New Roman"/>
          <w:kern w:val="0"/>
          <w:vertAlign w:val="superscript"/>
          <w14:ligatures w14:val="none"/>
        </w:rPr>
        <w:t xml:space="preserve"> </w:t>
      </w:r>
      <w:r w:rsidRPr="00A80151">
        <w:rPr>
          <w:rFonts w:asciiTheme="minorHAnsi" w:hAnsiTheme="minorHAnsi" w:cstheme="minorBidi"/>
          <w:kern w:val="0"/>
          <w:sz w:val="24"/>
          <w:shd w:val="clear" w:color="auto" w:fill="CCFFFF"/>
          <w:vertAlign w:val="superscript"/>
          <w:lang w:val="en-IN"/>
          <w14:ligatures w14:val="none"/>
        </w:rPr>
        <w:t>2</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3176"/>
        <w:gridCol w:w="4109"/>
      </w:tblGrid>
      <w:tr w:rsidR="00AC5AE6" w:rsidRPr="00AC5AE6" w14:paraId="4B2A3516"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1DD00C" w14:textId="77777777" w:rsidR="00AC5AE6" w:rsidRPr="006209DE" w:rsidRDefault="00AC5AE6" w:rsidP="006209DE">
            <w:pPr>
              <w:pStyle w:val="T2"/>
              <w:rPr>
                <w:b/>
              </w:rPr>
            </w:pPr>
            <w:r w:rsidRPr="006209DE">
              <w:rPr>
                <w:b/>
              </w:rPr>
              <w:t>Symptom Domain</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C35657" w14:textId="77777777" w:rsidR="00AC5AE6" w:rsidRPr="00AC5AE6" w:rsidRDefault="00AC5AE6" w:rsidP="006209DE">
            <w:pPr>
              <w:pStyle w:val="T2"/>
              <w:rPr>
                <w:rFonts w:ascii="Times New Roman" w:hAnsi="Times New Roman" w:cs="Times New Roman"/>
                <w:b/>
                <w:bCs/>
                <w:sz w:val="24"/>
                <w:szCs w:val="24"/>
              </w:rPr>
            </w:pPr>
            <w:r w:rsidRPr="00AC5AE6">
              <w:rPr>
                <w:rFonts w:ascii="Times New Roman" w:hAnsi="Times New Roman" w:cs="Times New Roman"/>
                <w:b/>
                <w:bCs/>
                <w:sz w:val="24"/>
                <w:szCs w:val="24"/>
              </w:rPr>
              <w:t>Key Behaviors</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D43CB8" w14:textId="77777777" w:rsidR="00AC5AE6" w:rsidRPr="00AC5AE6" w:rsidRDefault="00AC5AE6" w:rsidP="006209DE">
            <w:pPr>
              <w:pStyle w:val="T2"/>
              <w:rPr>
                <w:rFonts w:ascii="Times New Roman" w:hAnsi="Times New Roman" w:cs="Times New Roman"/>
                <w:b/>
                <w:bCs/>
                <w:sz w:val="24"/>
                <w:szCs w:val="24"/>
              </w:rPr>
            </w:pPr>
            <w:r w:rsidRPr="00AC5AE6">
              <w:rPr>
                <w:rFonts w:ascii="Times New Roman" w:hAnsi="Times New Roman" w:cs="Times New Roman"/>
                <w:b/>
                <w:bCs/>
                <w:sz w:val="24"/>
                <w:szCs w:val="24"/>
              </w:rPr>
              <w:t>Developmental Consideration</w:t>
            </w:r>
          </w:p>
        </w:tc>
      </w:tr>
      <w:tr w:rsidR="00AC5AE6" w:rsidRPr="00AC5AE6" w14:paraId="57D86782"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436975"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 xml:space="preserve">Mood </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E316687"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 xml:space="preserve">Irritable or sad mood most of the time for at least 2 weeks* </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37054A"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children:</w:t>
            </w:r>
            <w:r w:rsidRPr="00AC5AE6">
              <w:rPr>
                <w:rFonts w:ascii="Times New Roman" w:hAnsi="Times New Roman" w:cs="Times New Roman"/>
                <w:b/>
                <w:sz w:val="24"/>
                <w:szCs w:val="24"/>
              </w:rPr>
              <w:t xml:space="preserve"> Irritability may be observed more than sadness. </w:t>
            </w:r>
          </w:p>
          <w:p w14:paraId="11D29CDC"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w:t>
            </w:r>
            <w:r w:rsidRPr="00AC5AE6">
              <w:rPr>
                <w:rFonts w:ascii="Times New Roman" w:hAnsi="Times New Roman" w:cs="Times New Roman"/>
                <w:b/>
                <w:sz w:val="24"/>
                <w:szCs w:val="24"/>
              </w:rPr>
              <w:t xml:space="preserve"> </w:t>
            </w:r>
            <w:r w:rsidRPr="00AC5AE6">
              <w:rPr>
                <w:rFonts w:ascii="Times New Roman" w:hAnsi="Times New Roman" w:cs="Times New Roman"/>
                <w:b/>
                <w:bCs/>
                <w:sz w:val="24"/>
                <w:szCs w:val="24"/>
              </w:rPr>
              <w:t>adolescents:</w:t>
            </w:r>
            <w:r w:rsidRPr="00AC5AE6">
              <w:rPr>
                <w:rFonts w:ascii="Times New Roman" w:hAnsi="Times New Roman" w:cs="Times New Roman"/>
                <w:b/>
                <w:sz w:val="24"/>
                <w:szCs w:val="24"/>
              </w:rPr>
              <w:t xml:space="preserve"> more often report feeling hopelessly sad, and withdrawal from friends and family.</w:t>
            </w:r>
          </w:p>
        </w:tc>
      </w:tr>
      <w:tr w:rsidR="00AC5AE6" w:rsidRPr="00AC5AE6" w14:paraId="2C09F752"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07B9EC"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Loss of interest and pleasure</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746874"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Has less fun with friends and less interested in activities, most of the time for at least 2 weeks*</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D7FC30"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In children:</w:t>
            </w:r>
            <w:r w:rsidRPr="00AC5AE6">
              <w:rPr>
                <w:rFonts w:ascii="Times New Roman" w:hAnsi="Times New Roman" w:cs="Times New Roman"/>
                <w:b/>
                <w:sz w:val="24"/>
                <w:szCs w:val="24"/>
              </w:rPr>
              <w:t xml:space="preserve"> may seem bored and resist doing usual activities</w:t>
            </w:r>
            <w:r w:rsidRPr="00AC5AE6">
              <w:rPr>
                <w:rFonts w:ascii="Times New Roman" w:hAnsi="Times New Roman" w:cs="Times New Roman"/>
                <w:b/>
                <w:bCs/>
                <w:sz w:val="24"/>
                <w:szCs w:val="24"/>
              </w:rPr>
              <w:t xml:space="preserve"> </w:t>
            </w:r>
          </w:p>
          <w:p w14:paraId="23F2934F"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w:t>
            </w:r>
            <w:r w:rsidRPr="00AC5AE6">
              <w:rPr>
                <w:rFonts w:ascii="Times New Roman" w:hAnsi="Times New Roman" w:cs="Times New Roman"/>
                <w:b/>
                <w:sz w:val="24"/>
                <w:szCs w:val="24"/>
              </w:rPr>
              <w:t xml:space="preserve"> a</w:t>
            </w:r>
            <w:r w:rsidRPr="00AC5AE6">
              <w:rPr>
                <w:rFonts w:ascii="Times New Roman" w:hAnsi="Times New Roman" w:cs="Times New Roman"/>
                <w:b/>
                <w:bCs/>
                <w:sz w:val="24"/>
                <w:szCs w:val="24"/>
              </w:rPr>
              <w:t>dolescents:</w:t>
            </w:r>
            <w:r w:rsidRPr="00AC5AE6">
              <w:rPr>
                <w:rFonts w:ascii="Times New Roman" w:hAnsi="Times New Roman" w:cs="Times New Roman"/>
                <w:b/>
                <w:sz w:val="24"/>
                <w:szCs w:val="24"/>
              </w:rPr>
              <w:t xml:space="preserve"> Drop out of after-school activities and withdraw from friends </w:t>
            </w:r>
          </w:p>
        </w:tc>
      </w:tr>
      <w:tr w:rsidR="00AC5AE6" w:rsidRPr="00AC5AE6" w14:paraId="7A04B5FD"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1D26B"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Feels tired</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D20D3D"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Complaints about being too tired to go to school or do usual activities</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2CA1B"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children:</w:t>
            </w:r>
            <w:r w:rsidRPr="00AC5AE6">
              <w:rPr>
                <w:rFonts w:ascii="Times New Roman" w:hAnsi="Times New Roman" w:cs="Times New Roman"/>
                <w:b/>
                <w:sz w:val="24"/>
                <w:szCs w:val="24"/>
              </w:rPr>
              <w:t xml:space="preserve"> May complain about having headaches, stomach aches or feeling tired</w:t>
            </w:r>
          </w:p>
          <w:p w14:paraId="28204BB2"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Adolescents:</w:t>
            </w:r>
            <w:r w:rsidRPr="00AC5AE6">
              <w:rPr>
                <w:rFonts w:ascii="Times New Roman" w:hAnsi="Times New Roman" w:cs="Times New Roman"/>
                <w:b/>
                <w:sz w:val="24"/>
                <w:szCs w:val="24"/>
              </w:rPr>
              <w:t xml:space="preserve"> Loses motivation for sports, friends, and family</w:t>
            </w:r>
          </w:p>
        </w:tc>
      </w:tr>
      <w:tr w:rsidR="00AC5AE6" w:rsidRPr="00AC5AE6" w14:paraId="4C1BC000"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6B24F"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 xml:space="preserve">Wishes to be dead, or thoughts of killing oneself </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B33CDD"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Children of all ages may “wish they were dead”, or have thoughts of killing themselves, although very young children are rarely capable of carrying it out</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32E505"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children:</w:t>
            </w:r>
            <w:r w:rsidRPr="00AC5AE6">
              <w:rPr>
                <w:rFonts w:ascii="Times New Roman" w:hAnsi="Times New Roman" w:cs="Times New Roman"/>
                <w:b/>
                <w:sz w:val="24"/>
                <w:szCs w:val="24"/>
              </w:rPr>
              <w:t xml:space="preserve"> making statements like “I wish I was dead”, should be taken as serious signs of distress even if the child is incapable of carrying it out</w:t>
            </w:r>
          </w:p>
          <w:p w14:paraId="4488B886"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Adolescents:</w:t>
            </w:r>
            <w:r w:rsidRPr="00AC5AE6">
              <w:rPr>
                <w:rFonts w:ascii="Times New Roman" w:hAnsi="Times New Roman" w:cs="Times New Roman"/>
                <w:b/>
                <w:sz w:val="24"/>
                <w:szCs w:val="24"/>
              </w:rPr>
              <w:t xml:space="preserve"> statements about suicidal thoughts with intent and plan to kill themselves indicates a need for psychiatric hospitalization for their protection</w:t>
            </w:r>
          </w:p>
        </w:tc>
      </w:tr>
      <w:tr w:rsidR="00AC5AE6" w:rsidRPr="00AC5AE6" w14:paraId="5181AD46"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A1993D"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Sleep problems</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809FD0"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Difficulty falling asleep, staying asleep, or sleeping much more than usual</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7FC28F"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children:</w:t>
            </w:r>
            <w:r w:rsidRPr="00AC5AE6">
              <w:rPr>
                <w:rFonts w:ascii="Times New Roman" w:hAnsi="Times New Roman" w:cs="Times New Roman"/>
                <w:b/>
                <w:sz w:val="24"/>
                <w:szCs w:val="24"/>
              </w:rPr>
              <w:t xml:space="preserve"> difficulty falling asleep waking up in the middle of the night, or sleeping all day may occur</w:t>
            </w:r>
          </w:p>
          <w:p w14:paraId="3A57B32E"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In Adolescents:</w:t>
            </w:r>
            <w:r w:rsidRPr="00AC5AE6">
              <w:rPr>
                <w:rFonts w:ascii="Times New Roman" w:hAnsi="Times New Roman" w:cs="Times New Roman"/>
                <w:b/>
                <w:sz w:val="24"/>
                <w:szCs w:val="24"/>
              </w:rPr>
              <w:t xml:space="preserve"> difficulty getting up for school, or insomnia which is different from their usual sleep pattern may occur</w:t>
            </w:r>
          </w:p>
        </w:tc>
      </w:tr>
      <w:tr w:rsidR="00AC5AE6" w:rsidRPr="00AC5AE6" w14:paraId="7F4320BD"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E12DCB"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Guilt and worthlessness</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A6BD02"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Children of all ages can have feelings of worthlessness or uselessness, excessive guilt, and self-blame, and negative thoughts about self</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DBDBC"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Children:</w:t>
            </w:r>
            <w:r w:rsidRPr="00AC5AE6">
              <w:rPr>
                <w:rFonts w:ascii="Times New Roman" w:hAnsi="Times New Roman" w:cs="Times New Roman"/>
                <w:b/>
                <w:sz w:val="24"/>
                <w:szCs w:val="24"/>
              </w:rPr>
              <w:t xml:space="preserve"> may feel that nobody likes them, so they must be “bad”</w:t>
            </w:r>
          </w:p>
          <w:p w14:paraId="2E549E21"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Adolescents:</w:t>
            </w:r>
            <w:r w:rsidRPr="00AC5AE6">
              <w:rPr>
                <w:rFonts w:ascii="Times New Roman" w:hAnsi="Times New Roman" w:cs="Times New Roman"/>
                <w:b/>
                <w:sz w:val="24"/>
                <w:szCs w:val="24"/>
              </w:rPr>
              <w:t xml:space="preserve"> may feel that they are failures or ruin everything they try to do</w:t>
            </w:r>
          </w:p>
        </w:tc>
      </w:tr>
      <w:tr w:rsidR="00AC5AE6" w:rsidRPr="00AC5AE6" w14:paraId="44CB8FC0" w14:textId="77777777" w:rsidTr="00AC5AE6">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4C012C"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lastRenderedPageBreak/>
              <w:t>Impairment</w:t>
            </w:r>
          </w:p>
        </w:tc>
        <w:tc>
          <w:tcPr>
            <w:tcW w:w="314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D5E167"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Symptoms cause a deterioration in functioning in school, friendships, family or activities which is a definite change</w:t>
            </w:r>
          </w:p>
        </w:tc>
        <w:tc>
          <w:tcPr>
            <w:tcW w:w="406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352640"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bCs/>
                <w:sz w:val="24"/>
                <w:szCs w:val="24"/>
              </w:rPr>
              <w:t>Children:</w:t>
            </w:r>
            <w:r w:rsidRPr="00AC5AE6">
              <w:rPr>
                <w:rFonts w:ascii="Times New Roman" w:hAnsi="Times New Roman" w:cs="Times New Roman"/>
                <w:b/>
                <w:sz w:val="24"/>
                <w:szCs w:val="24"/>
              </w:rPr>
              <w:t xml:space="preserve"> may refuse school due to increased irritability and fight more with peers and siblings</w:t>
            </w:r>
          </w:p>
          <w:p w14:paraId="09094C94" w14:textId="77777777" w:rsidR="00AC5AE6" w:rsidRPr="00AC5AE6" w:rsidRDefault="00AC5AE6" w:rsidP="00F1770E">
            <w:pPr>
              <w:pStyle w:val="T"/>
              <w:rPr>
                <w:rFonts w:ascii="Times New Roman" w:hAnsi="Times New Roman" w:cs="Times New Roman"/>
                <w:b/>
                <w:bCs/>
                <w:sz w:val="24"/>
                <w:szCs w:val="24"/>
              </w:rPr>
            </w:pPr>
            <w:r w:rsidRPr="00AC5AE6">
              <w:rPr>
                <w:rFonts w:ascii="Times New Roman" w:hAnsi="Times New Roman" w:cs="Times New Roman"/>
                <w:b/>
                <w:bCs/>
                <w:sz w:val="24"/>
                <w:szCs w:val="24"/>
              </w:rPr>
              <w:t xml:space="preserve">Adolescents: </w:t>
            </w:r>
            <w:r w:rsidRPr="00AC5AE6">
              <w:rPr>
                <w:rFonts w:ascii="Times New Roman" w:hAnsi="Times New Roman" w:cs="Times New Roman"/>
                <w:b/>
                <w:sz w:val="24"/>
                <w:szCs w:val="24"/>
              </w:rPr>
              <w:t>social life suffers, and grades may drop, and increased conflict with parents may occur</w:t>
            </w:r>
          </w:p>
        </w:tc>
      </w:tr>
      <w:tr w:rsidR="00AC5AE6" w:rsidRPr="00AC5AE6" w14:paraId="78BA7FE4" w14:textId="77777777" w:rsidTr="00AC5AE6">
        <w:trPr>
          <w:tblCellSpacing w:w="15" w:type="dxa"/>
        </w:trPr>
        <w:tc>
          <w:tcPr>
            <w:tcW w:w="9290" w:type="dxa"/>
            <w:gridSpan w:val="3"/>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568540"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 Must have at least one of these symptoms.</w:t>
            </w:r>
          </w:p>
          <w:p w14:paraId="2242D38D" w14:textId="77777777" w:rsidR="00AC5AE6" w:rsidRPr="00AC5AE6" w:rsidRDefault="00AC5AE6" w:rsidP="00F1770E">
            <w:pPr>
              <w:pStyle w:val="T"/>
              <w:rPr>
                <w:rFonts w:ascii="Times New Roman" w:hAnsi="Times New Roman" w:cs="Times New Roman"/>
                <w:b/>
                <w:sz w:val="24"/>
                <w:szCs w:val="24"/>
              </w:rPr>
            </w:pPr>
            <w:r w:rsidRPr="00AC5AE6">
              <w:rPr>
                <w:rFonts w:ascii="Times New Roman" w:hAnsi="Times New Roman" w:cs="Times New Roman"/>
                <w:b/>
                <w:sz w:val="24"/>
                <w:szCs w:val="24"/>
              </w:rPr>
              <w:t>** Additional symptoms that may occur include poor concentration, not maintaining expected weight, or experiencing agitation or lethargy.</w:t>
            </w:r>
          </w:p>
        </w:tc>
      </w:tr>
    </w:tbl>
    <w:p w14:paraId="4AA4FDC0" w14:textId="36A77DA6" w:rsidR="0037428E" w:rsidRDefault="0037428E">
      <w:pPr>
        <w:rPr>
          <w:rFonts w:ascii="Times New Roman" w:hAnsi="Times New Roman" w:cs="Times New Roman"/>
          <w:sz w:val="24"/>
          <w:szCs w:val="24"/>
        </w:rPr>
      </w:pPr>
      <w:r>
        <w:rPr>
          <w:rFonts w:ascii="Times New Roman" w:hAnsi="Times New Roman" w:cs="Times New Roman"/>
          <w:sz w:val="24"/>
          <w:szCs w:val="24"/>
        </w:rPr>
        <w:br w:type="page"/>
      </w:r>
    </w:p>
    <w:p w14:paraId="528C2D68" w14:textId="5F83B448" w:rsidR="0037428E" w:rsidRPr="006209DE" w:rsidRDefault="006209DE" w:rsidP="006209DE">
      <w:pPr>
        <w:pStyle w:val="T1"/>
      </w:pPr>
      <w:proofErr w:type="gramStart"/>
      <w:r w:rsidRPr="005707EB">
        <w:rPr>
          <w:rFonts w:ascii="Times New Roman" w:hAnsi="Times New Roman" w:cs="Times New Roman"/>
          <w:b/>
          <w:bCs/>
          <w:sz w:val="24"/>
          <w:szCs w:val="24"/>
        </w:rPr>
        <w:lastRenderedPageBreak/>
        <w:t>Table 17.3.</w:t>
      </w:r>
      <w:proofErr w:type="gramEnd"/>
      <w:r w:rsidRPr="005707EB">
        <w:rPr>
          <w:rFonts w:ascii="Times New Roman" w:hAnsi="Times New Roman" w:cs="Times New Roman"/>
          <w:b/>
          <w:bCs/>
          <w:sz w:val="24"/>
          <w:szCs w:val="24"/>
        </w:rPr>
        <w:t xml:space="preserve"> </w:t>
      </w:r>
      <w:proofErr w:type="spellStart"/>
      <w:r w:rsidRPr="005707EB">
        <w:rPr>
          <w:rFonts w:ascii="Times New Roman" w:hAnsi="Times New Roman" w:cs="Times New Roman"/>
          <w:b/>
          <w:bCs/>
          <w:sz w:val="24"/>
          <w:szCs w:val="24"/>
        </w:rPr>
        <w:t>Specifiers</w:t>
      </w:r>
      <w:proofErr w:type="spellEnd"/>
      <w:r w:rsidRPr="005707EB">
        <w:rPr>
          <w:rFonts w:ascii="Times New Roman" w:hAnsi="Times New Roman" w:cs="Times New Roman"/>
          <w:b/>
          <w:bCs/>
          <w:sz w:val="24"/>
          <w:szCs w:val="24"/>
        </w:rPr>
        <w:t xml:space="preserve"> for Depressive Disorders</w:t>
      </w:r>
      <w:r w:rsidRPr="00A80151">
        <w:rPr>
          <w:rFonts w:asciiTheme="minorHAnsi" w:hAnsiTheme="minorHAnsi" w:cstheme="minorBidi"/>
          <w:kern w:val="0"/>
          <w:sz w:val="24"/>
          <w:shd w:val="clear" w:color="auto" w:fill="CCFFFF"/>
          <w:vertAlign w:val="superscript"/>
          <w:lang w:val="en-IN"/>
          <w14:ligatures w14:val="none"/>
        </w:rPr>
        <w:t>2</w:t>
      </w:r>
    </w:p>
    <w:tbl>
      <w:tblPr>
        <w:tblStyle w:val="TableGrid"/>
        <w:tblW w:w="0" w:type="auto"/>
        <w:tblLook w:val="04A0" w:firstRow="1" w:lastRow="0" w:firstColumn="1" w:lastColumn="0" w:noHBand="0" w:noVBand="1"/>
      </w:tblPr>
      <w:tblGrid>
        <w:gridCol w:w="3121"/>
        <w:gridCol w:w="6229"/>
      </w:tblGrid>
      <w:tr w:rsidR="00886B00" w:rsidRPr="005707EB" w14:paraId="54C5DE70" w14:textId="77777777" w:rsidTr="008B364A">
        <w:tc>
          <w:tcPr>
            <w:tcW w:w="3121" w:type="dxa"/>
          </w:tcPr>
          <w:p w14:paraId="1A1DBBBC" w14:textId="77777777" w:rsidR="00886B00" w:rsidRPr="006209DE" w:rsidRDefault="00886B00" w:rsidP="006209DE">
            <w:pPr>
              <w:pStyle w:val="T"/>
            </w:pPr>
            <w:r w:rsidRPr="005707EB">
              <w:t>With anxious distress</w:t>
            </w:r>
          </w:p>
        </w:tc>
        <w:tc>
          <w:tcPr>
            <w:tcW w:w="6229" w:type="dxa"/>
          </w:tcPr>
          <w:p w14:paraId="01B7D2D3"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At least two:</w:t>
            </w:r>
          </w:p>
          <w:p w14:paraId="041F8C9F" w14:textId="49734CAE" w:rsidR="00886B00" w:rsidRPr="006209DE" w:rsidRDefault="00F54B96" w:rsidP="006209DE">
            <w:pPr>
              <w:pStyle w:val="TBL-MID"/>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Feeling tense</w:t>
            </w:r>
          </w:p>
          <w:p w14:paraId="49626A6F" w14:textId="40259AE1"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Restlessness</w:t>
            </w:r>
          </w:p>
          <w:p w14:paraId="5F99F769" w14:textId="0D78D96B"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Worrying to the point of distraction</w:t>
            </w:r>
          </w:p>
          <w:p w14:paraId="30B5528F" w14:textId="1C5A76AA"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Excessive fear without an identifiable cause</w:t>
            </w:r>
          </w:p>
          <w:p w14:paraId="372D0281" w14:textId="1A86C30B"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Worrying about losing control</w:t>
            </w:r>
          </w:p>
        </w:tc>
      </w:tr>
      <w:tr w:rsidR="00886B00" w:rsidRPr="005707EB" w14:paraId="5A17F6D2" w14:textId="77777777" w:rsidTr="008B364A">
        <w:tc>
          <w:tcPr>
            <w:tcW w:w="3121" w:type="dxa"/>
          </w:tcPr>
          <w:p w14:paraId="45F344C8"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mixed features</w:t>
            </w:r>
          </w:p>
        </w:tc>
        <w:tc>
          <w:tcPr>
            <w:tcW w:w="6229" w:type="dxa"/>
          </w:tcPr>
          <w:p w14:paraId="20A27B2F"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At least three:</w:t>
            </w:r>
          </w:p>
          <w:p w14:paraId="145C7B57" w14:textId="0E61BA91"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Elevated mood</w:t>
            </w:r>
          </w:p>
          <w:p w14:paraId="3AF47419" w14:textId="112A0CEA"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Sense of grandiosity</w:t>
            </w:r>
          </w:p>
          <w:p w14:paraId="4F16C576" w14:textId="0DDE75B9"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Need to talk excessively</w:t>
            </w:r>
          </w:p>
          <w:p w14:paraId="37A22CAA" w14:textId="2D744692"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Racing thoughts</w:t>
            </w:r>
          </w:p>
          <w:p w14:paraId="639845B4" w14:textId="0A89A5A4"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Boundless energy and/or increase in goal-directed activity</w:t>
            </w:r>
          </w:p>
          <w:p w14:paraId="63B70353" w14:textId="16990FB4"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Increased recklessness</w:t>
            </w:r>
          </w:p>
          <w:p w14:paraId="7F07676F" w14:textId="4D2D8569"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Reduced need for sleep</w:t>
            </w:r>
          </w:p>
        </w:tc>
      </w:tr>
      <w:tr w:rsidR="00886B00" w:rsidRPr="005707EB" w14:paraId="20057C53" w14:textId="77777777" w:rsidTr="008B364A">
        <w:tc>
          <w:tcPr>
            <w:tcW w:w="3121" w:type="dxa"/>
          </w:tcPr>
          <w:p w14:paraId="6464CCE6"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melancholic features</w:t>
            </w:r>
          </w:p>
        </w:tc>
        <w:tc>
          <w:tcPr>
            <w:tcW w:w="6229" w:type="dxa"/>
          </w:tcPr>
          <w:p w14:paraId="0A158201"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At least one:</w:t>
            </w:r>
          </w:p>
          <w:p w14:paraId="762909CC" w14:textId="59C3D164"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Loss of pleasure in most activities</w:t>
            </w:r>
          </w:p>
          <w:p w14:paraId="1F69C21C" w14:textId="53C28017"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Reduced response to pleasurable stimuli</w:t>
            </w:r>
          </w:p>
          <w:p w14:paraId="37486E56"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i/>
                <w:iCs/>
                <w:sz w:val="24"/>
                <w:szCs w:val="24"/>
              </w:rPr>
              <w:t>And</w:t>
            </w:r>
            <w:r w:rsidRPr="005707EB">
              <w:rPr>
                <w:rFonts w:ascii="Times New Roman" w:hAnsi="Times New Roman" w:cs="Times New Roman"/>
                <w:sz w:val="24"/>
                <w:szCs w:val="24"/>
              </w:rPr>
              <w:t xml:space="preserve"> at least three:</w:t>
            </w:r>
          </w:p>
          <w:p w14:paraId="70BD9BA0" w14:textId="78C55983"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lastRenderedPageBreak/>
              <w:t></w:t>
            </w:r>
            <w:r w:rsidRPr="005707EB">
              <w:rPr>
                <w:rFonts w:ascii="Symbol" w:hAnsi="Symbol" w:cs="Times New Roman"/>
                <w:sz w:val="24"/>
                <w:szCs w:val="24"/>
              </w:rPr>
              <w:tab/>
            </w:r>
            <w:r w:rsidR="00886B00" w:rsidRPr="00F54B96">
              <w:rPr>
                <w:rFonts w:ascii="Times New Roman" w:hAnsi="Times New Roman" w:cs="Times New Roman"/>
                <w:sz w:val="24"/>
                <w:szCs w:val="24"/>
              </w:rPr>
              <w:t>Deep sense of despair, despondency, or emptiness</w:t>
            </w:r>
          </w:p>
          <w:p w14:paraId="350846C8" w14:textId="6AFC3C41"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Depressive symptoms worse in the morning</w:t>
            </w:r>
          </w:p>
          <w:p w14:paraId="199031AA" w14:textId="0187E987"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Waking up early (at least 2 hours before normal awakening)</w:t>
            </w:r>
          </w:p>
          <w:p w14:paraId="4BCDF36A" w14:textId="2579CF69"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Pronounced psychomotor agitation or retardation</w:t>
            </w:r>
          </w:p>
          <w:p w14:paraId="37000D3D" w14:textId="533A5D43"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Significant weight loss or anorexia</w:t>
            </w:r>
          </w:p>
          <w:p w14:paraId="1808ADF0" w14:textId="16563C63"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Inappropriate or excessive levels of guilt</w:t>
            </w:r>
          </w:p>
        </w:tc>
      </w:tr>
      <w:tr w:rsidR="00886B00" w:rsidRPr="005707EB" w14:paraId="3494999C" w14:textId="77777777" w:rsidTr="008B364A">
        <w:tc>
          <w:tcPr>
            <w:tcW w:w="3121" w:type="dxa"/>
          </w:tcPr>
          <w:p w14:paraId="0D7F2F1B"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lastRenderedPageBreak/>
              <w:t>With atypical features</w:t>
            </w:r>
          </w:p>
        </w:tc>
        <w:tc>
          <w:tcPr>
            <w:tcW w:w="6229" w:type="dxa"/>
          </w:tcPr>
          <w:p w14:paraId="633EE610"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Must include:</w:t>
            </w:r>
          </w:p>
          <w:p w14:paraId="7F0CEA0C" w14:textId="2FE78F76"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 xml:space="preserve">Mood reactivity </w:t>
            </w:r>
          </w:p>
          <w:p w14:paraId="2D7BC054"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i/>
                <w:iCs/>
                <w:sz w:val="24"/>
                <w:szCs w:val="24"/>
              </w:rPr>
              <w:t>And</w:t>
            </w:r>
            <w:r w:rsidRPr="005707EB">
              <w:rPr>
                <w:rFonts w:ascii="Times New Roman" w:hAnsi="Times New Roman" w:cs="Times New Roman"/>
                <w:sz w:val="24"/>
                <w:szCs w:val="24"/>
              </w:rPr>
              <w:t xml:space="preserve"> at least two: </w:t>
            </w:r>
          </w:p>
          <w:p w14:paraId="7F8E14A1" w14:textId="256B527B"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Significant increase in weight and/or appetite</w:t>
            </w:r>
          </w:p>
          <w:p w14:paraId="08BA5496" w14:textId="477615DF"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Hypersomnia</w:t>
            </w:r>
          </w:p>
          <w:p w14:paraId="6F4BA7C6" w14:textId="5F60A9AC"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Leaden paralysis</w:t>
            </w:r>
          </w:p>
          <w:p w14:paraId="44705A5B" w14:textId="74625EDF"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Established sensitivity to interpersonal rejection leading to functional impairment</w:t>
            </w:r>
          </w:p>
          <w:p w14:paraId="25471F9D"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i/>
                <w:iCs/>
                <w:sz w:val="24"/>
                <w:szCs w:val="24"/>
              </w:rPr>
              <w:t>And</w:t>
            </w:r>
            <w:r w:rsidRPr="005707EB">
              <w:rPr>
                <w:rFonts w:ascii="Times New Roman" w:hAnsi="Times New Roman" w:cs="Times New Roman"/>
                <w:sz w:val="24"/>
                <w:szCs w:val="24"/>
              </w:rPr>
              <w:t xml:space="preserve"> criteria for </w:t>
            </w:r>
            <w:r w:rsidRPr="005707EB">
              <w:rPr>
                <w:rFonts w:ascii="Times New Roman" w:hAnsi="Times New Roman" w:cs="Times New Roman"/>
                <w:i/>
                <w:iCs/>
                <w:sz w:val="24"/>
                <w:szCs w:val="24"/>
              </w:rPr>
              <w:t>with melancholic features</w:t>
            </w:r>
            <w:r w:rsidRPr="005707EB">
              <w:rPr>
                <w:rFonts w:ascii="Times New Roman" w:hAnsi="Times New Roman" w:cs="Times New Roman"/>
                <w:sz w:val="24"/>
                <w:szCs w:val="24"/>
              </w:rPr>
              <w:t xml:space="preserve"> or </w:t>
            </w:r>
            <w:r w:rsidRPr="005707EB">
              <w:rPr>
                <w:rFonts w:ascii="Times New Roman" w:hAnsi="Times New Roman" w:cs="Times New Roman"/>
                <w:i/>
                <w:iCs/>
                <w:sz w:val="24"/>
                <w:szCs w:val="24"/>
              </w:rPr>
              <w:t>with catatonia</w:t>
            </w:r>
            <w:r w:rsidRPr="005707EB">
              <w:rPr>
                <w:rFonts w:ascii="Times New Roman" w:hAnsi="Times New Roman" w:cs="Times New Roman"/>
                <w:sz w:val="24"/>
                <w:szCs w:val="24"/>
              </w:rPr>
              <w:t xml:space="preserve"> not met</w:t>
            </w:r>
          </w:p>
        </w:tc>
      </w:tr>
      <w:tr w:rsidR="00886B00" w:rsidRPr="005707EB" w14:paraId="3B89F719" w14:textId="77777777" w:rsidTr="008B364A">
        <w:tc>
          <w:tcPr>
            <w:tcW w:w="3121" w:type="dxa"/>
          </w:tcPr>
          <w:p w14:paraId="43D5CBC4"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mood-congruent psychotic features</w:t>
            </w:r>
          </w:p>
        </w:tc>
        <w:tc>
          <w:tcPr>
            <w:tcW w:w="6229" w:type="dxa"/>
          </w:tcPr>
          <w:p w14:paraId="7BF6ECBA"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Hallucinations or delusions that contain the expected themes of guilt, fatalism, nihilism, and failure.</w:t>
            </w:r>
          </w:p>
          <w:p w14:paraId="4AE48332" w14:textId="77777777" w:rsidR="00886B00" w:rsidRPr="005707EB" w:rsidRDefault="00886B00" w:rsidP="005707EB">
            <w:pPr>
              <w:spacing w:after="120" w:line="480" w:lineRule="auto"/>
              <w:rPr>
                <w:rFonts w:ascii="Times New Roman" w:hAnsi="Times New Roman" w:cs="Times New Roman"/>
                <w:sz w:val="24"/>
                <w:szCs w:val="24"/>
              </w:rPr>
            </w:pPr>
          </w:p>
        </w:tc>
      </w:tr>
      <w:tr w:rsidR="00886B00" w:rsidRPr="005707EB" w14:paraId="309C8485" w14:textId="77777777" w:rsidTr="008B364A">
        <w:tc>
          <w:tcPr>
            <w:tcW w:w="3121" w:type="dxa"/>
          </w:tcPr>
          <w:p w14:paraId="36D93D12"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mood-incongruent psychotic features</w:t>
            </w:r>
          </w:p>
        </w:tc>
        <w:tc>
          <w:tcPr>
            <w:tcW w:w="6229" w:type="dxa"/>
          </w:tcPr>
          <w:p w14:paraId="47089DDA"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Hallucinations or delusions that do not contain the expected themes of guilt, fatalism, nihilism, and failure.</w:t>
            </w:r>
          </w:p>
        </w:tc>
      </w:tr>
      <w:tr w:rsidR="00886B00" w:rsidRPr="005707EB" w14:paraId="42EBDB25" w14:textId="77777777" w:rsidTr="008B364A">
        <w:tc>
          <w:tcPr>
            <w:tcW w:w="3121" w:type="dxa"/>
          </w:tcPr>
          <w:p w14:paraId="7F94B15D"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catatonia</w:t>
            </w:r>
          </w:p>
        </w:tc>
        <w:tc>
          <w:tcPr>
            <w:tcW w:w="6229" w:type="dxa"/>
          </w:tcPr>
          <w:p w14:paraId="06652ED4"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At least three:</w:t>
            </w:r>
          </w:p>
          <w:p w14:paraId="72C2402C" w14:textId="5BE39C71"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lastRenderedPageBreak/>
              <w:t></w:t>
            </w:r>
            <w:r w:rsidRPr="005707EB">
              <w:rPr>
                <w:rFonts w:ascii="Symbol" w:hAnsi="Symbol" w:cs="Times New Roman"/>
                <w:sz w:val="24"/>
                <w:szCs w:val="24"/>
              </w:rPr>
              <w:tab/>
            </w:r>
            <w:r w:rsidR="00886B00" w:rsidRPr="00F54B96">
              <w:rPr>
                <w:rFonts w:ascii="Times New Roman" w:hAnsi="Times New Roman" w:cs="Times New Roman"/>
                <w:sz w:val="24"/>
                <w:szCs w:val="24"/>
              </w:rPr>
              <w:t>Stupor</w:t>
            </w:r>
          </w:p>
          <w:p w14:paraId="2124CAED" w14:textId="12BA4A7F"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Catalepsy</w:t>
            </w:r>
          </w:p>
          <w:p w14:paraId="1B89B227" w14:textId="41EBD72D"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Waxy flexibility</w:t>
            </w:r>
          </w:p>
          <w:p w14:paraId="0C8443A9" w14:textId="77EA0DF5"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proofErr w:type="spellStart"/>
            <w:r w:rsidR="00886B00" w:rsidRPr="00F54B96">
              <w:rPr>
                <w:rFonts w:ascii="Times New Roman" w:hAnsi="Times New Roman" w:cs="Times New Roman"/>
                <w:sz w:val="24"/>
                <w:szCs w:val="24"/>
              </w:rPr>
              <w:t>Mutism</w:t>
            </w:r>
            <w:proofErr w:type="spellEnd"/>
          </w:p>
          <w:p w14:paraId="4924546E" w14:textId="70EB4508"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Negativism</w:t>
            </w:r>
          </w:p>
          <w:p w14:paraId="11C7D5FB" w14:textId="566F2F6C"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Posturing</w:t>
            </w:r>
          </w:p>
          <w:p w14:paraId="3A68C5BE" w14:textId="28B57D44"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Mannerism</w:t>
            </w:r>
          </w:p>
          <w:p w14:paraId="6076CF68" w14:textId="5747C786"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Stereotypy</w:t>
            </w:r>
          </w:p>
          <w:p w14:paraId="48FFAA43" w14:textId="3575FEE8"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Agitation</w:t>
            </w:r>
          </w:p>
          <w:p w14:paraId="1333B23F" w14:textId="5E102AF2"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Grimacing</w:t>
            </w:r>
          </w:p>
          <w:p w14:paraId="4149CF90" w14:textId="3F11341E"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Echolalia</w:t>
            </w:r>
          </w:p>
          <w:p w14:paraId="47AC9563" w14:textId="3CBA005A"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proofErr w:type="spellStart"/>
            <w:r w:rsidR="00886B00" w:rsidRPr="00F54B96">
              <w:rPr>
                <w:rFonts w:ascii="Times New Roman" w:hAnsi="Times New Roman" w:cs="Times New Roman"/>
                <w:sz w:val="24"/>
                <w:szCs w:val="24"/>
              </w:rPr>
              <w:t>Echopraxia</w:t>
            </w:r>
            <w:proofErr w:type="spellEnd"/>
          </w:p>
        </w:tc>
      </w:tr>
      <w:tr w:rsidR="00886B00" w:rsidRPr="005707EB" w14:paraId="68D67BAE" w14:textId="77777777" w:rsidTr="008B364A">
        <w:tc>
          <w:tcPr>
            <w:tcW w:w="3121" w:type="dxa"/>
          </w:tcPr>
          <w:p w14:paraId="6D42EEA9"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lastRenderedPageBreak/>
              <w:t>With peripartum onset</w:t>
            </w:r>
          </w:p>
        </w:tc>
        <w:tc>
          <w:tcPr>
            <w:tcW w:w="6229" w:type="dxa"/>
          </w:tcPr>
          <w:p w14:paraId="3BCAA987"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Depressive episode takes place during pregnancy or within 4 weeks of delivering child</w:t>
            </w:r>
          </w:p>
        </w:tc>
      </w:tr>
      <w:tr w:rsidR="00886B00" w:rsidRPr="005707EB" w14:paraId="4FA2E0EA" w14:textId="77777777" w:rsidTr="008B364A">
        <w:tc>
          <w:tcPr>
            <w:tcW w:w="3121" w:type="dxa"/>
          </w:tcPr>
          <w:p w14:paraId="0753A1AC" w14:textId="77777777" w:rsidR="00886B00" w:rsidRPr="005707EB" w:rsidRDefault="00886B00" w:rsidP="006209DE">
            <w:pPr>
              <w:pStyle w:val="T"/>
              <w:rPr>
                <w:rFonts w:ascii="Times New Roman" w:hAnsi="Times New Roman" w:cs="Times New Roman"/>
                <w:sz w:val="24"/>
                <w:szCs w:val="24"/>
              </w:rPr>
            </w:pPr>
            <w:r w:rsidRPr="005707EB">
              <w:rPr>
                <w:rFonts w:ascii="Times New Roman" w:hAnsi="Times New Roman" w:cs="Times New Roman"/>
                <w:sz w:val="24"/>
                <w:szCs w:val="24"/>
              </w:rPr>
              <w:t>With seasonal pattern</w:t>
            </w:r>
          </w:p>
        </w:tc>
        <w:tc>
          <w:tcPr>
            <w:tcW w:w="6229" w:type="dxa"/>
          </w:tcPr>
          <w:p w14:paraId="2E6E06B2" w14:textId="2AD813DB"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Temporal relationship between episodes’ onset and the season or time of year</w:t>
            </w:r>
          </w:p>
          <w:p w14:paraId="4E03B1E1" w14:textId="1836B798"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Temporal relationship between episodes’ remission and</w:t>
            </w:r>
          </w:p>
          <w:p w14:paraId="7ECBEF0F" w14:textId="70386951"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the season or time of year</w:t>
            </w:r>
          </w:p>
          <w:p w14:paraId="709F08FC" w14:textId="78A5FBFB"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lastRenderedPageBreak/>
              <w:t></w:t>
            </w:r>
            <w:r w:rsidRPr="005707EB">
              <w:rPr>
                <w:rFonts w:ascii="Symbol" w:hAnsi="Symbol" w:cs="Times New Roman"/>
                <w:sz w:val="24"/>
                <w:szCs w:val="24"/>
              </w:rPr>
              <w:tab/>
            </w:r>
            <w:r w:rsidR="00886B00" w:rsidRPr="00F54B96">
              <w:rPr>
                <w:rFonts w:ascii="Times New Roman" w:hAnsi="Times New Roman" w:cs="Times New Roman"/>
                <w:sz w:val="24"/>
                <w:szCs w:val="24"/>
              </w:rPr>
              <w:t xml:space="preserve">Seasonal patterns have persisted for at least the last 2 years with two distinct major depressive episodes and without nonseasonal episodes within 2-year period </w:t>
            </w:r>
          </w:p>
          <w:p w14:paraId="2028932D" w14:textId="27799134" w:rsidR="00886B00" w:rsidRPr="00F54B96" w:rsidRDefault="00F54B96" w:rsidP="006209DE">
            <w:pPr>
              <w:pStyle w:val="TBL-MID"/>
              <w:rPr>
                <w:rFonts w:ascii="Times New Roman" w:hAnsi="Times New Roman" w:cs="Times New Roman"/>
                <w:sz w:val="24"/>
                <w:szCs w:val="24"/>
              </w:rPr>
            </w:pPr>
            <w:r w:rsidRPr="005707EB">
              <w:rPr>
                <w:rFonts w:ascii="Symbol" w:hAnsi="Symbol" w:cs="Times New Roman"/>
                <w:sz w:val="24"/>
                <w:szCs w:val="24"/>
              </w:rPr>
              <w:t></w:t>
            </w:r>
            <w:r w:rsidRPr="005707EB">
              <w:rPr>
                <w:rFonts w:ascii="Symbol" w:hAnsi="Symbol" w:cs="Times New Roman"/>
                <w:sz w:val="24"/>
                <w:szCs w:val="24"/>
              </w:rPr>
              <w:tab/>
            </w:r>
            <w:r w:rsidR="00886B00" w:rsidRPr="00F54B96">
              <w:rPr>
                <w:rFonts w:ascii="Times New Roman" w:hAnsi="Times New Roman" w:cs="Times New Roman"/>
                <w:sz w:val="24"/>
                <w:szCs w:val="24"/>
              </w:rPr>
              <w:t>Seasonal episodes clearly outnumber nonseasonal episodes over individual’s lifetime</w:t>
            </w:r>
          </w:p>
        </w:tc>
      </w:tr>
    </w:tbl>
    <w:p w14:paraId="51922F5E" w14:textId="792BF471" w:rsidR="00F21CBB" w:rsidRDefault="00F21CBB" w:rsidP="005707EB">
      <w:pPr>
        <w:spacing w:after="120" w:line="480" w:lineRule="auto"/>
        <w:rPr>
          <w:rFonts w:ascii="Times New Roman" w:hAnsi="Times New Roman" w:cs="Times New Roman"/>
          <w:sz w:val="24"/>
          <w:szCs w:val="24"/>
        </w:rPr>
      </w:pPr>
    </w:p>
    <w:p w14:paraId="7D60E2DF" w14:textId="7C5984BC" w:rsidR="0037428E" w:rsidRDefault="0037428E">
      <w:pPr>
        <w:rPr>
          <w:rFonts w:ascii="Times New Roman" w:hAnsi="Times New Roman" w:cs="Times New Roman"/>
          <w:sz w:val="24"/>
          <w:szCs w:val="24"/>
        </w:rPr>
      </w:pPr>
    </w:p>
    <w:p w14:paraId="46F7A008" w14:textId="77777777" w:rsidR="008730BC" w:rsidRPr="005707EB" w:rsidRDefault="008730BC" w:rsidP="005707EB">
      <w:pPr>
        <w:spacing w:after="120" w:line="480" w:lineRule="auto"/>
        <w:rPr>
          <w:rFonts w:ascii="Times New Roman" w:hAnsi="Times New Roman" w:cs="Times New Roman"/>
          <w:sz w:val="24"/>
          <w:szCs w:val="24"/>
        </w:rPr>
      </w:pPr>
    </w:p>
    <w:sectPr w:rsidR="008730BC" w:rsidRPr="005707EB">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27" w:author="S4C" w:date="2026-04-16T10:47:00Z" w:initials="S4C">
    <w:p w14:paraId="01619C1C" w14:textId="27269A40" w:rsidR="00A80151" w:rsidRDefault="00A80151">
      <w:pPr>
        <w:pStyle w:val="CommentText"/>
      </w:pPr>
      <w:r>
        <w:rPr>
          <w:rStyle w:val="CommentReference"/>
        </w:rPr>
        <w:annotationRef/>
      </w:r>
      <w:r>
        <w:t>CE: Kindly check this citation.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46E1"/>
    <w:multiLevelType w:val="hybridMultilevel"/>
    <w:tmpl w:val="702E15F6"/>
    <w:lvl w:ilvl="0" w:tplc="FFFFFFFF">
      <w:start w:val="1"/>
      <w:numFmt w:val="upperLetter"/>
      <w:lvlText w:val="%1."/>
      <w:lvlJc w:val="left"/>
      <w:pPr>
        <w:ind w:left="720" w:hanging="360"/>
      </w:pPr>
    </w:lvl>
    <w:lvl w:ilvl="1" w:tplc="FFFFFFFF">
      <w:start w:val="1"/>
      <w:numFmt w:val="decimal"/>
      <w:lvlText w:val="%2."/>
      <w:lvlJc w:val="left"/>
      <w:pPr>
        <w:ind w:left="1440" w:hanging="360"/>
      </w:pPr>
      <w:rPr>
        <w:rFonts w:ascii="Times New Roman" w:eastAsiaTheme="minorEastAsia" w:hAnsi="Times New Roman" w:cstheme="minorBidi"/>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1942C7B"/>
    <w:multiLevelType w:val="hybridMultilevel"/>
    <w:tmpl w:val="5E8A5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625F00"/>
    <w:multiLevelType w:val="hybridMultilevel"/>
    <w:tmpl w:val="B204E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AD83B5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BBB44C1"/>
    <w:multiLevelType w:val="singleLevel"/>
    <w:tmpl w:val="D9FE9DEE"/>
    <w:lvl w:ilvl="0">
      <w:numFmt w:val="bullet"/>
      <w:lvlText w:val="•"/>
      <w:lvlJc w:val="left"/>
      <w:pPr>
        <w:ind w:left="720" w:hanging="360"/>
      </w:pPr>
    </w:lvl>
  </w:abstractNum>
  <w:abstractNum w:abstractNumId="5">
    <w:nsid w:val="0C4B4609"/>
    <w:multiLevelType w:val="multilevel"/>
    <w:tmpl w:val="11AEC16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6">
    <w:nsid w:val="0CBF2FBD"/>
    <w:multiLevelType w:val="singleLevel"/>
    <w:tmpl w:val="37D66898"/>
    <w:lvl w:ilvl="0">
      <w:numFmt w:val="bullet"/>
      <w:lvlText w:val="•"/>
      <w:lvlJc w:val="left"/>
      <w:pPr>
        <w:ind w:left="720" w:hanging="360"/>
      </w:pPr>
    </w:lvl>
  </w:abstractNum>
  <w:abstractNum w:abstractNumId="7">
    <w:nsid w:val="125E5018"/>
    <w:multiLevelType w:val="singleLevel"/>
    <w:tmpl w:val="FD984E82"/>
    <w:lvl w:ilvl="0">
      <w:numFmt w:val="bullet"/>
      <w:lvlText w:val="•"/>
      <w:lvlJc w:val="left"/>
      <w:pPr>
        <w:ind w:left="720" w:hanging="360"/>
      </w:pPr>
    </w:lvl>
  </w:abstractNum>
  <w:abstractNum w:abstractNumId="8">
    <w:nsid w:val="13F71AE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15260A84"/>
    <w:multiLevelType w:val="hybridMultilevel"/>
    <w:tmpl w:val="702E15F6"/>
    <w:lvl w:ilvl="0" w:tplc="FFFFFFFF">
      <w:start w:val="1"/>
      <w:numFmt w:val="upperLetter"/>
      <w:lvlText w:val="%1."/>
      <w:lvlJc w:val="left"/>
      <w:pPr>
        <w:ind w:left="720" w:hanging="360"/>
      </w:pPr>
    </w:lvl>
    <w:lvl w:ilvl="1" w:tplc="FFFFFFFF">
      <w:start w:val="1"/>
      <w:numFmt w:val="decimal"/>
      <w:lvlText w:val="%2."/>
      <w:lvlJc w:val="left"/>
      <w:pPr>
        <w:ind w:left="1440" w:hanging="360"/>
      </w:pPr>
      <w:rPr>
        <w:rFonts w:ascii="Times New Roman" w:eastAsiaTheme="minorEastAsia" w:hAnsi="Times New Roman" w:cstheme="minorBidi"/>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15CB385B"/>
    <w:multiLevelType w:val="hybridMultilevel"/>
    <w:tmpl w:val="58F28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7123A1E"/>
    <w:multiLevelType w:val="hybridMultilevel"/>
    <w:tmpl w:val="B2306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9411416"/>
    <w:multiLevelType w:val="hybridMultilevel"/>
    <w:tmpl w:val="AB904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F2E5B60"/>
    <w:multiLevelType w:val="multilevel"/>
    <w:tmpl w:val="B97C71E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2005182E"/>
    <w:multiLevelType w:val="hybridMultilevel"/>
    <w:tmpl w:val="995E3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61C425B"/>
    <w:multiLevelType w:val="hybridMultilevel"/>
    <w:tmpl w:val="E43A4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65E1D5B"/>
    <w:multiLevelType w:val="singleLevel"/>
    <w:tmpl w:val="A588E4FE"/>
    <w:lvl w:ilvl="0">
      <w:start w:val="1"/>
      <w:numFmt w:val="decimal"/>
      <w:lvlText w:val="%1."/>
      <w:lvlJc w:val="left"/>
      <w:pPr>
        <w:ind w:left="720" w:hanging="360"/>
      </w:pPr>
      <w:rPr>
        <w:rFonts w:ascii="Times New Roman" w:hAnsi="Times New Roman" w:cs="Times New Roman" w:hint="default"/>
        <w:sz w:val="24"/>
        <w:szCs w:val="24"/>
      </w:rPr>
    </w:lvl>
  </w:abstractNum>
  <w:abstractNum w:abstractNumId="17">
    <w:nsid w:val="2881179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296C5055"/>
    <w:multiLevelType w:val="hybridMultilevel"/>
    <w:tmpl w:val="0AC0E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B81328B"/>
    <w:multiLevelType w:val="hybridMultilevel"/>
    <w:tmpl w:val="9B54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F904D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2E327C12"/>
    <w:multiLevelType w:val="singleLevel"/>
    <w:tmpl w:val="226049D6"/>
    <w:lvl w:ilvl="0">
      <w:numFmt w:val="bullet"/>
      <w:lvlText w:val="•"/>
      <w:lvlJc w:val="left"/>
      <w:pPr>
        <w:ind w:left="720" w:hanging="360"/>
      </w:pPr>
    </w:lvl>
  </w:abstractNum>
  <w:abstractNum w:abstractNumId="22">
    <w:nsid w:val="2E4430E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32371AF9"/>
    <w:multiLevelType w:val="singleLevel"/>
    <w:tmpl w:val="E47639DC"/>
    <w:lvl w:ilvl="0">
      <w:numFmt w:val="bullet"/>
      <w:lvlText w:val="•"/>
      <w:lvlJc w:val="left"/>
      <w:pPr>
        <w:ind w:left="720" w:hanging="360"/>
      </w:pPr>
    </w:lvl>
  </w:abstractNum>
  <w:abstractNum w:abstractNumId="24">
    <w:nsid w:val="330052EE"/>
    <w:multiLevelType w:val="singleLevel"/>
    <w:tmpl w:val="7960BA28"/>
    <w:lvl w:ilvl="0">
      <w:numFmt w:val="bullet"/>
      <w:lvlText w:val="•"/>
      <w:lvlJc w:val="left"/>
      <w:pPr>
        <w:ind w:left="720" w:hanging="360"/>
      </w:pPr>
    </w:lvl>
  </w:abstractNum>
  <w:abstractNum w:abstractNumId="25">
    <w:nsid w:val="35094FF0"/>
    <w:multiLevelType w:val="hybridMultilevel"/>
    <w:tmpl w:val="FE2EF6A0"/>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6">
    <w:nsid w:val="36AB0E0C"/>
    <w:multiLevelType w:val="singleLevel"/>
    <w:tmpl w:val="336ADA74"/>
    <w:lvl w:ilvl="0">
      <w:numFmt w:val="bullet"/>
      <w:lvlText w:val="•"/>
      <w:lvlJc w:val="left"/>
      <w:pPr>
        <w:ind w:left="720" w:hanging="360"/>
      </w:pPr>
    </w:lvl>
  </w:abstractNum>
  <w:abstractNum w:abstractNumId="27">
    <w:nsid w:val="3F125F4A"/>
    <w:multiLevelType w:val="singleLevel"/>
    <w:tmpl w:val="6C00B3DC"/>
    <w:lvl w:ilvl="0">
      <w:start w:val="1"/>
      <w:numFmt w:val="decimal"/>
      <w:lvlText w:val="%1."/>
      <w:lvlJc w:val="left"/>
      <w:pPr>
        <w:ind w:left="720" w:hanging="360"/>
      </w:pPr>
      <w:rPr>
        <w:rFonts w:ascii="Times New Roman" w:hAnsi="Times New Roman" w:cs="Times New Roman" w:hint="default"/>
        <w:sz w:val="24"/>
        <w:szCs w:val="24"/>
      </w:rPr>
    </w:lvl>
  </w:abstractNum>
  <w:abstractNum w:abstractNumId="28">
    <w:nsid w:val="3F3921F1"/>
    <w:multiLevelType w:val="hybridMultilevel"/>
    <w:tmpl w:val="81FE8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FD34964"/>
    <w:multiLevelType w:val="hybridMultilevel"/>
    <w:tmpl w:val="7720A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89965CD"/>
    <w:multiLevelType w:val="hybridMultilevel"/>
    <w:tmpl w:val="568CA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7B21279"/>
    <w:multiLevelType w:val="hybridMultilevel"/>
    <w:tmpl w:val="B42ED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8005390"/>
    <w:multiLevelType w:val="singleLevel"/>
    <w:tmpl w:val="F7D64E72"/>
    <w:lvl w:ilvl="0">
      <w:numFmt w:val="bullet"/>
      <w:lvlText w:val="•"/>
      <w:lvlJc w:val="left"/>
      <w:pPr>
        <w:ind w:left="720" w:hanging="360"/>
      </w:pPr>
    </w:lvl>
  </w:abstractNum>
  <w:abstractNum w:abstractNumId="33">
    <w:nsid w:val="593D42B2"/>
    <w:multiLevelType w:val="hybridMultilevel"/>
    <w:tmpl w:val="D22A3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C67347A"/>
    <w:multiLevelType w:val="hybridMultilevel"/>
    <w:tmpl w:val="ED8A6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F702678"/>
    <w:multiLevelType w:val="multilevel"/>
    <w:tmpl w:val="B97C71E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5FEC1A8A"/>
    <w:multiLevelType w:val="hybridMultilevel"/>
    <w:tmpl w:val="702E15F6"/>
    <w:lvl w:ilvl="0" w:tplc="FFFFFFFF">
      <w:start w:val="1"/>
      <w:numFmt w:val="upperLetter"/>
      <w:lvlText w:val="%1."/>
      <w:lvlJc w:val="left"/>
      <w:pPr>
        <w:ind w:left="720" w:hanging="360"/>
      </w:pPr>
    </w:lvl>
    <w:lvl w:ilvl="1" w:tplc="FFFFFFFF">
      <w:start w:val="1"/>
      <w:numFmt w:val="decimal"/>
      <w:lvlText w:val="%2."/>
      <w:lvlJc w:val="left"/>
      <w:pPr>
        <w:ind w:left="1440" w:hanging="360"/>
      </w:pPr>
      <w:rPr>
        <w:rFonts w:ascii="Times New Roman" w:eastAsiaTheme="minorEastAsia" w:hAnsi="Times New Roman" w:cstheme="minorBidi"/>
      </w:r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nsid w:val="63266779"/>
    <w:multiLevelType w:val="singleLevel"/>
    <w:tmpl w:val="D75EE2F2"/>
    <w:lvl w:ilvl="0">
      <w:numFmt w:val="bullet"/>
      <w:lvlText w:val="•"/>
      <w:lvlJc w:val="left"/>
      <w:pPr>
        <w:ind w:left="720" w:hanging="360"/>
      </w:pPr>
    </w:lvl>
  </w:abstractNum>
  <w:abstractNum w:abstractNumId="38">
    <w:nsid w:val="64240CE6"/>
    <w:multiLevelType w:val="singleLevel"/>
    <w:tmpl w:val="20AA72CE"/>
    <w:lvl w:ilvl="0">
      <w:numFmt w:val="bullet"/>
      <w:lvlText w:val="•"/>
      <w:lvlJc w:val="left"/>
      <w:pPr>
        <w:ind w:left="720" w:hanging="360"/>
      </w:pPr>
    </w:lvl>
  </w:abstractNum>
  <w:abstractNum w:abstractNumId="39">
    <w:nsid w:val="662F63DA"/>
    <w:multiLevelType w:val="hybridMultilevel"/>
    <w:tmpl w:val="EBCA5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67266DA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nsid w:val="67EE62F1"/>
    <w:multiLevelType w:val="multilevel"/>
    <w:tmpl w:val="B97C71E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nsid w:val="68A26473"/>
    <w:multiLevelType w:val="singleLevel"/>
    <w:tmpl w:val="0409000F"/>
    <w:lvl w:ilvl="0">
      <w:start w:val="1"/>
      <w:numFmt w:val="decimal"/>
      <w:lvlText w:val="%1."/>
      <w:lvlJc w:val="left"/>
      <w:pPr>
        <w:ind w:left="720" w:hanging="360"/>
      </w:pPr>
    </w:lvl>
  </w:abstractNum>
  <w:abstractNum w:abstractNumId="43">
    <w:nsid w:val="6AA74498"/>
    <w:multiLevelType w:val="multilevel"/>
    <w:tmpl w:val="11AEC168"/>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Symbol" w:hAnsi="Symbol" w:hint="default"/>
      </w:r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44">
    <w:nsid w:val="6C9B5503"/>
    <w:multiLevelType w:val="hybridMultilevel"/>
    <w:tmpl w:val="28023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6EF916D3"/>
    <w:multiLevelType w:val="hybridMultilevel"/>
    <w:tmpl w:val="8764A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2CB377E"/>
    <w:multiLevelType w:val="hybridMultilevel"/>
    <w:tmpl w:val="239A1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774C5D6B"/>
    <w:multiLevelType w:val="singleLevel"/>
    <w:tmpl w:val="46F69FF2"/>
    <w:lvl w:ilvl="0">
      <w:numFmt w:val="bullet"/>
      <w:lvlText w:val="•"/>
      <w:lvlJc w:val="left"/>
      <w:pPr>
        <w:ind w:left="720" w:hanging="360"/>
      </w:pPr>
    </w:lvl>
  </w:abstractNum>
  <w:abstractNum w:abstractNumId="48">
    <w:nsid w:val="7EB77D11"/>
    <w:multiLevelType w:val="multilevel"/>
    <w:tmpl w:val="B97C71E8"/>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4"/>
  </w:num>
  <w:num w:numId="2">
    <w:abstractNumId w:val="38"/>
    <w:lvlOverride w:ilvl="0">
      <w:startOverride w:val="1"/>
    </w:lvlOverride>
  </w:num>
  <w:num w:numId="3">
    <w:abstractNumId w:val="11"/>
  </w:num>
  <w:num w:numId="4">
    <w:abstractNumId w:val="19"/>
  </w:num>
  <w:num w:numId="5">
    <w:abstractNumId w:val="29"/>
  </w:num>
  <w:num w:numId="6">
    <w:abstractNumId w:val="14"/>
  </w:num>
  <w:num w:numId="7">
    <w:abstractNumId w:val="20"/>
  </w:num>
  <w:num w:numId="8">
    <w:abstractNumId w:val="22"/>
  </w:num>
  <w:num w:numId="9">
    <w:abstractNumId w:val="47"/>
    <w:lvlOverride w:ilvl="0">
      <w:startOverride w:val="1"/>
    </w:lvlOverride>
  </w:num>
  <w:num w:numId="10">
    <w:abstractNumId w:val="23"/>
    <w:lvlOverride w:ilvl="0">
      <w:startOverride w:val="1"/>
    </w:lvlOverride>
  </w:num>
  <w:num w:numId="11">
    <w:abstractNumId w:val="32"/>
    <w:lvlOverride w:ilvl="0">
      <w:startOverride w:val="1"/>
    </w:lvlOverride>
  </w:num>
  <w:num w:numId="12">
    <w:abstractNumId w:val="21"/>
    <w:lvlOverride w:ilvl="0">
      <w:startOverride w:val="1"/>
    </w:lvlOverride>
  </w:num>
  <w:num w:numId="13">
    <w:abstractNumId w:val="4"/>
    <w:lvlOverride w:ilvl="0">
      <w:startOverride w:val="1"/>
    </w:lvlOverride>
  </w:num>
  <w:num w:numId="14">
    <w:abstractNumId w:val="24"/>
    <w:lvlOverride w:ilvl="0">
      <w:startOverride w:val="1"/>
    </w:lvlOverride>
  </w:num>
  <w:num w:numId="15">
    <w:abstractNumId w:val="37"/>
    <w:lvlOverride w:ilvl="0">
      <w:startOverride w:val="1"/>
    </w:lvlOverride>
  </w:num>
  <w:num w:numId="16">
    <w:abstractNumId w:val="26"/>
    <w:lvlOverride w:ilvl="0">
      <w:startOverride w:val="1"/>
    </w:lvlOverride>
  </w:num>
  <w:num w:numId="17">
    <w:abstractNumId w:val="10"/>
  </w:num>
  <w:num w:numId="18">
    <w:abstractNumId w:val="2"/>
  </w:num>
  <w:num w:numId="19">
    <w:abstractNumId w:val="30"/>
  </w:num>
  <w:num w:numId="20">
    <w:abstractNumId w:val="18"/>
  </w:num>
  <w:num w:numId="21">
    <w:abstractNumId w:val="15"/>
  </w:num>
  <w:num w:numId="22">
    <w:abstractNumId w:val="44"/>
  </w:num>
  <w:num w:numId="23">
    <w:abstractNumId w:val="46"/>
  </w:num>
  <w:num w:numId="24">
    <w:abstractNumId w:val="1"/>
  </w:num>
  <w:num w:numId="25">
    <w:abstractNumId w:val="28"/>
  </w:num>
  <w:num w:numId="26">
    <w:abstractNumId w:val="16"/>
    <w:lvlOverride w:ilvl="0">
      <w:startOverride w:val="1"/>
    </w:lvlOverride>
  </w:num>
  <w:num w:numId="27">
    <w:abstractNumId w:val="27"/>
    <w:lvlOverride w:ilvl="0">
      <w:startOverride w:val="1"/>
    </w:lvlOverride>
  </w:num>
  <w:num w:numId="28">
    <w:abstractNumId w:val="45"/>
  </w:num>
  <w:num w:numId="29">
    <w:abstractNumId w:val="39"/>
  </w:num>
  <w:num w:numId="30">
    <w:abstractNumId w:val="36"/>
  </w:num>
  <w:num w:numId="31">
    <w:abstractNumId w:val="3"/>
  </w:num>
  <w:num w:numId="32">
    <w:abstractNumId w:val="9"/>
  </w:num>
  <w:num w:numId="33">
    <w:abstractNumId w:val="17"/>
  </w:num>
  <w:num w:numId="34">
    <w:abstractNumId w:val="12"/>
  </w:num>
  <w:num w:numId="35">
    <w:abstractNumId w:val="33"/>
  </w:num>
  <w:num w:numId="36">
    <w:abstractNumId w:val="42"/>
    <w:lvlOverride w:ilvl="0">
      <w:startOverride w:val="1"/>
    </w:lvlOverride>
  </w:num>
  <w:num w:numId="37">
    <w:abstractNumId w:val="0"/>
  </w:num>
  <w:num w:numId="38">
    <w:abstractNumId w:val="40"/>
  </w:num>
  <w:num w:numId="39">
    <w:abstractNumId w:val="8"/>
  </w:num>
  <w:num w:numId="40">
    <w:abstractNumId w:val="7"/>
    <w:lvlOverride w:ilvl="0">
      <w:startOverride w:val="1"/>
    </w:lvlOverride>
  </w:num>
  <w:num w:numId="41">
    <w:abstractNumId w:val="6"/>
    <w:lvlOverride w:ilvl="0">
      <w:startOverride w:val="1"/>
    </w:lvlOverride>
  </w:num>
  <w:num w:numId="42">
    <w:abstractNumId w:val="13"/>
  </w:num>
  <w:num w:numId="43">
    <w:abstractNumId w:val="41"/>
  </w:num>
  <w:num w:numId="44">
    <w:abstractNumId w:val="35"/>
  </w:num>
  <w:num w:numId="45">
    <w:abstractNumId w:val="48"/>
  </w:num>
  <w:num w:numId="46">
    <w:abstractNumId w:val="5"/>
  </w:num>
  <w:num w:numId="47">
    <w:abstractNumId w:val="43"/>
  </w:num>
  <w:num w:numId="48">
    <w:abstractNumId w:val="31"/>
  </w:num>
  <w:num w:numId="4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92418"/>
    <w:rsid w:val="00000384"/>
    <w:rsid w:val="00000AB0"/>
    <w:rsid w:val="00001431"/>
    <w:rsid w:val="000014C0"/>
    <w:rsid w:val="00004C0C"/>
    <w:rsid w:val="00005F32"/>
    <w:rsid w:val="00010107"/>
    <w:rsid w:val="00011211"/>
    <w:rsid w:val="000131C8"/>
    <w:rsid w:val="00015EDC"/>
    <w:rsid w:val="0001635F"/>
    <w:rsid w:val="00016640"/>
    <w:rsid w:val="000209B2"/>
    <w:rsid w:val="00021E83"/>
    <w:rsid w:val="00026145"/>
    <w:rsid w:val="00027877"/>
    <w:rsid w:val="00027B07"/>
    <w:rsid w:val="00031ABB"/>
    <w:rsid w:val="000321B0"/>
    <w:rsid w:val="0003272A"/>
    <w:rsid w:val="000363C7"/>
    <w:rsid w:val="0004295A"/>
    <w:rsid w:val="00044194"/>
    <w:rsid w:val="0004437D"/>
    <w:rsid w:val="00044A71"/>
    <w:rsid w:val="00047079"/>
    <w:rsid w:val="00047541"/>
    <w:rsid w:val="0005107E"/>
    <w:rsid w:val="00053904"/>
    <w:rsid w:val="00053A63"/>
    <w:rsid w:val="00056382"/>
    <w:rsid w:val="00056FA1"/>
    <w:rsid w:val="00056FBA"/>
    <w:rsid w:val="000719C1"/>
    <w:rsid w:val="00071C15"/>
    <w:rsid w:val="00071D09"/>
    <w:rsid w:val="00077003"/>
    <w:rsid w:val="000826BC"/>
    <w:rsid w:val="00082740"/>
    <w:rsid w:val="000829EF"/>
    <w:rsid w:val="000839C2"/>
    <w:rsid w:val="00086826"/>
    <w:rsid w:val="000900DA"/>
    <w:rsid w:val="00090BAC"/>
    <w:rsid w:val="00091AE2"/>
    <w:rsid w:val="000930D7"/>
    <w:rsid w:val="000933F2"/>
    <w:rsid w:val="00094146"/>
    <w:rsid w:val="00094AA6"/>
    <w:rsid w:val="00096090"/>
    <w:rsid w:val="00096CE7"/>
    <w:rsid w:val="00097876"/>
    <w:rsid w:val="000A0F62"/>
    <w:rsid w:val="000A209E"/>
    <w:rsid w:val="000A29CF"/>
    <w:rsid w:val="000A4B99"/>
    <w:rsid w:val="000B11BB"/>
    <w:rsid w:val="000B1B3D"/>
    <w:rsid w:val="000B250F"/>
    <w:rsid w:val="000B2649"/>
    <w:rsid w:val="000B5330"/>
    <w:rsid w:val="000B62E3"/>
    <w:rsid w:val="000D0C62"/>
    <w:rsid w:val="000D0EA3"/>
    <w:rsid w:val="000D1278"/>
    <w:rsid w:val="000D162E"/>
    <w:rsid w:val="000D393B"/>
    <w:rsid w:val="000D5D77"/>
    <w:rsid w:val="000E3627"/>
    <w:rsid w:val="000E405A"/>
    <w:rsid w:val="000E6204"/>
    <w:rsid w:val="000F0C43"/>
    <w:rsid w:val="000F2216"/>
    <w:rsid w:val="000F56C1"/>
    <w:rsid w:val="000F70A3"/>
    <w:rsid w:val="000F7627"/>
    <w:rsid w:val="000F779D"/>
    <w:rsid w:val="00100502"/>
    <w:rsid w:val="00100F7A"/>
    <w:rsid w:val="001061F8"/>
    <w:rsid w:val="00106AB9"/>
    <w:rsid w:val="00107A03"/>
    <w:rsid w:val="00110100"/>
    <w:rsid w:val="00111B2D"/>
    <w:rsid w:val="00113BD0"/>
    <w:rsid w:val="0011584E"/>
    <w:rsid w:val="00115C06"/>
    <w:rsid w:val="0011697D"/>
    <w:rsid w:val="00121354"/>
    <w:rsid w:val="0012151F"/>
    <w:rsid w:val="00122B79"/>
    <w:rsid w:val="00124588"/>
    <w:rsid w:val="001275A0"/>
    <w:rsid w:val="00131506"/>
    <w:rsid w:val="0013771A"/>
    <w:rsid w:val="00140844"/>
    <w:rsid w:val="00140F1E"/>
    <w:rsid w:val="001420D7"/>
    <w:rsid w:val="00143610"/>
    <w:rsid w:val="0014391F"/>
    <w:rsid w:val="00147B56"/>
    <w:rsid w:val="00147C6F"/>
    <w:rsid w:val="001508B1"/>
    <w:rsid w:val="00152EDD"/>
    <w:rsid w:val="00154150"/>
    <w:rsid w:val="00154303"/>
    <w:rsid w:val="00154C98"/>
    <w:rsid w:val="00156708"/>
    <w:rsid w:val="00157D08"/>
    <w:rsid w:val="00160C7D"/>
    <w:rsid w:val="001618D4"/>
    <w:rsid w:val="001622C9"/>
    <w:rsid w:val="00163ED0"/>
    <w:rsid w:val="00165324"/>
    <w:rsid w:val="00165A1F"/>
    <w:rsid w:val="00166A27"/>
    <w:rsid w:val="00166BFB"/>
    <w:rsid w:val="00172DB8"/>
    <w:rsid w:val="001731D7"/>
    <w:rsid w:val="001759AC"/>
    <w:rsid w:val="001770B8"/>
    <w:rsid w:val="00181EFF"/>
    <w:rsid w:val="00182686"/>
    <w:rsid w:val="00183F5B"/>
    <w:rsid w:val="00184380"/>
    <w:rsid w:val="00185449"/>
    <w:rsid w:val="00186124"/>
    <w:rsid w:val="001872C1"/>
    <w:rsid w:val="00187972"/>
    <w:rsid w:val="0019003F"/>
    <w:rsid w:val="00192C76"/>
    <w:rsid w:val="00192CD9"/>
    <w:rsid w:val="00194FE6"/>
    <w:rsid w:val="001950F5"/>
    <w:rsid w:val="001963B7"/>
    <w:rsid w:val="00197B2A"/>
    <w:rsid w:val="001A0325"/>
    <w:rsid w:val="001A37B0"/>
    <w:rsid w:val="001A3F50"/>
    <w:rsid w:val="001A6086"/>
    <w:rsid w:val="001B0333"/>
    <w:rsid w:val="001B0C2F"/>
    <w:rsid w:val="001B599A"/>
    <w:rsid w:val="001B6557"/>
    <w:rsid w:val="001B68BD"/>
    <w:rsid w:val="001B6AD9"/>
    <w:rsid w:val="001B7584"/>
    <w:rsid w:val="001B7EB5"/>
    <w:rsid w:val="001C0ACC"/>
    <w:rsid w:val="001C3C0F"/>
    <w:rsid w:val="001C4B8C"/>
    <w:rsid w:val="001C545E"/>
    <w:rsid w:val="001C5ADC"/>
    <w:rsid w:val="001C6043"/>
    <w:rsid w:val="001C6B20"/>
    <w:rsid w:val="001C7C07"/>
    <w:rsid w:val="001D0BAF"/>
    <w:rsid w:val="001D16B3"/>
    <w:rsid w:val="001D19C1"/>
    <w:rsid w:val="001D1A61"/>
    <w:rsid w:val="001D2CE5"/>
    <w:rsid w:val="001D352C"/>
    <w:rsid w:val="001D6A24"/>
    <w:rsid w:val="001E1E8A"/>
    <w:rsid w:val="001E2E2E"/>
    <w:rsid w:val="001E42ED"/>
    <w:rsid w:val="001E445F"/>
    <w:rsid w:val="001F1938"/>
    <w:rsid w:val="001F1D7F"/>
    <w:rsid w:val="001F3AA9"/>
    <w:rsid w:val="001F5F2D"/>
    <w:rsid w:val="001F6A9E"/>
    <w:rsid w:val="002003D1"/>
    <w:rsid w:val="002017A4"/>
    <w:rsid w:val="00201E51"/>
    <w:rsid w:val="00202E35"/>
    <w:rsid w:val="00203219"/>
    <w:rsid w:val="00206C21"/>
    <w:rsid w:val="00210193"/>
    <w:rsid w:val="0021106F"/>
    <w:rsid w:val="00211DB7"/>
    <w:rsid w:val="00212C7A"/>
    <w:rsid w:val="00214177"/>
    <w:rsid w:val="00215C1C"/>
    <w:rsid w:val="00217ED2"/>
    <w:rsid w:val="0022055F"/>
    <w:rsid w:val="00221F3A"/>
    <w:rsid w:val="00221FC3"/>
    <w:rsid w:val="00222FB7"/>
    <w:rsid w:val="0022395C"/>
    <w:rsid w:val="00227048"/>
    <w:rsid w:val="00231F98"/>
    <w:rsid w:val="00233D2D"/>
    <w:rsid w:val="0023462D"/>
    <w:rsid w:val="00234F8D"/>
    <w:rsid w:val="00235623"/>
    <w:rsid w:val="00246880"/>
    <w:rsid w:val="0025402E"/>
    <w:rsid w:val="002552DD"/>
    <w:rsid w:val="00255BE8"/>
    <w:rsid w:val="002576DD"/>
    <w:rsid w:val="00261B8A"/>
    <w:rsid w:val="00262445"/>
    <w:rsid w:val="0026550A"/>
    <w:rsid w:val="00265E53"/>
    <w:rsid w:val="00265FCD"/>
    <w:rsid w:val="0026662D"/>
    <w:rsid w:val="00266B8C"/>
    <w:rsid w:val="00271DFE"/>
    <w:rsid w:val="00272BEC"/>
    <w:rsid w:val="0027360F"/>
    <w:rsid w:val="00273B04"/>
    <w:rsid w:val="00273BF1"/>
    <w:rsid w:val="00280147"/>
    <w:rsid w:val="002827D0"/>
    <w:rsid w:val="00282C44"/>
    <w:rsid w:val="00284ECA"/>
    <w:rsid w:val="0028777B"/>
    <w:rsid w:val="00287932"/>
    <w:rsid w:val="002902E3"/>
    <w:rsid w:val="00290897"/>
    <w:rsid w:val="00292B86"/>
    <w:rsid w:val="00294E9A"/>
    <w:rsid w:val="002A109D"/>
    <w:rsid w:val="002A1E50"/>
    <w:rsid w:val="002A2528"/>
    <w:rsid w:val="002A5519"/>
    <w:rsid w:val="002B3575"/>
    <w:rsid w:val="002C00ED"/>
    <w:rsid w:val="002C3852"/>
    <w:rsid w:val="002C39B3"/>
    <w:rsid w:val="002C4043"/>
    <w:rsid w:val="002C4227"/>
    <w:rsid w:val="002C46F5"/>
    <w:rsid w:val="002C739A"/>
    <w:rsid w:val="002D1595"/>
    <w:rsid w:val="002D160F"/>
    <w:rsid w:val="002D418A"/>
    <w:rsid w:val="002D56B5"/>
    <w:rsid w:val="002D5D2C"/>
    <w:rsid w:val="002D5E7B"/>
    <w:rsid w:val="002D6217"/>
    <w:rsid w:val="002D6816"/>
    <w:rsid w:val="002D6B8C"/>
    <w:rsid w:val="002D7486"/>
    <w:rsid w:val="002D74F7"/>
    <w:rsid w:val="002E0485"/>
    <w:rsid w:val="002E0CBC"/>
    <w:rsid w:val="002E313B"/>
    <w:rsid w:val="002E470B"/>
    <w:rsid w:val="002F01E9"/>
    <w:rsid w:val="002F197F"/>
    <w:rsid w:val="002F603A"/>
    <w:rsid w:val="002F6776"/>
    <w:rsid w:val="003005EB"/>
    <w:rsid w:val="003008F7"/>
    <w:rsid w:val="00301493"/>
    <w:rsid w:val="00302A0F"/>
    <w:rsid w:val="00304E9B"/>
    <w:rsid w:val="00305895"/>
    <w:rsid w:val="00306F91"/>
    <w:rsid w:val="0031142C"/>
    <w:rsid w:val="003132C0"/>
    <w:rsid w:val="00314E0C"/>
    <w:rsid w:val="00315C3D"/>
    <w:rsid w:val="00316CA0"/>
    <w:rsid w:val="00322F48"/>
    <w:rsid w:val="00323282"/>
    <w:rsid w:val="00324D5B"/>
    <w:rsid w:val="00325673"/>
    <w:rsid w:val="00327CA0"/>
    <w:rsid w:val="003338DA"/>
    <w:rsid w:val="00340868"/>
    <w:rsid w:val="00340DFD"/>
    <w:rsid w:val="0034301C"/>
    <w:rsid w:val="00345B20"/>
    <w:rsid w:val="00350A26"/>
    <w:rsid w:val="00351E45"/>
    <w:rsid w:val="0035202C"/>
    <w:rsid w:val="00353EDA"/>
    <w:rsid w:val="00354023"/>
    <w:rsid w:val="003607C6"/>
    <w:rsid w:val="00362DE7"/>
    <w:rsid w:val="003646DC"/>
    <w:rsid w:val="00365A53"/>
    <w:rsid w:val="003734EC"/>
    <w:rsid w:val="0037428E"/>
    <w:rsid w:val="00374758"/>
    <w:rsid w:val="0038110A"/>
    <w:rsid w:val="003827F0"/>
    <w:rsid w:val="00390365"/>
    <w:rsid w:val="00390A09"/>
    <w:rsid w:val="00392264"/>
    <w:rsid w:val="00392418"/>
    <w:rsid w:val="003938E0"/>
    <w:rsid w:val="00394390"/>
    <w:rsid w:val="00396386"/>
    <w:rsid w:val="003977AE"/>
    <w:rsid w:val="00397A31"/>
    <w:rsid w:val="003A2B75"/>
    <w:rsid w:val="003A38DD"/>
    <w:rsid w:val="003A49EC"/>
    <w:rsid w:val="003A5610"/>
    <w:rsid w:val="003A6DFD"/>
    <w:rsid w:val="003A7923"/>
    <w:rsid w:val="003B0399"/>
    <w:rsid w:val="003B13ED"/>
    <w:rsid w:val="003B2396"/>
    <w:rsid w:val="003B51E0"/>
    <w:rsid w:val="003B5EEF"/>
    <w:rsid w:val="003B75A9"/>
    <w:rsid w:val="003C1810"/>
    <w:rsid w:val="003C1C58"/>
    <w:rsid w:val="003C257F"/>
    <w:rsid w:val="003C275D"/>
    <w:rsid w:val="003C2F75"/>
    <w:rsid w:val="003C405C"/>
    <w:rsid w:val="003C52E4"/>
    <w:rsid w:val="003D00B2"/>
    <w:rsid w:val="003D0C38"/>
    <w:rsid w:val="003D0C5F"/>
    <w:rsid w:val="003D2E5B"/>
    <w:rsid w:val="003D522F"/>
    <w:rsid w:val="003D7A6A"/>
    <w:rsid w:val="003E0693"/>
    <w:rsid w:val="003E336C"/>
    <w:rsid w:val="003E36C4"/>
    <w:rsid w:val="003E4C9C"/>
    <w:rsid w:val="003E5737"/>
    <w:rsid w:val="003E7725"/>
    <w:rsid w:val="003E79AB"/>
    <w:rsid w:val="003E7F89"/>
    <w:rsid w:val="003F016E"/>
    <w:rsid w:val="003F1C1C"/>
    <w:rsid w:val="003F2623"/>
    <w:rsid w:val="003F3FFC"/>
    <w:rsid w:val="003F4E95"/>
    <w:rsid w:val="003F5334"/>
    <w:rsid w:val="003F5AD9"/>
    <w:rsid w:val="00400BB7"/>
    <w:rsid w:val="00401590"/>
    <w:rsid w:val="00404F0F"/>
    <w:rsid w:val="004063FD"/>
    <w:rsid w:val="004102B6"/>
    <w:rsid w:val="00410D7B"/>
    <w:rsid w:val="0041120C"/>
    <w:rsid w:val="0041421A"/>
    <w:rsid w:val="00417CA5"/>
    <w:rsid w:val="00417CB6"/>
    <w:rsid w:val="00420D41"/>
    <w:rsid w:val="00421DF8"/>
    <w:rsid w:val="00424083"/>
    <w:rsid w:val="00425B94"/>
    <w:rsid w:val="004268C4"/>
    <w:rsid w:val="00430450"/>
    <w:rsid w:val="004309EF"/>
    <w:rsid w:val="004330AB"/>
    <w:rsid w:val="00437C89"/>
    <w:rsid w:val="00441C25"/>
    <w:rsid w:val="00441EA8"/>
    <w:rsid w:val="004433CD"/>
    <w:rsid w:val="00443E39"/>
    <w:rsid w:val="00445036"/>
    <w:rsid w:val="004477C0"/>
    <w:rsid w:val="00451114"/>
    <w:rsid w:val="00451B0B"/>
    <w:rsid w:val="0045336B"/>
    <w:rsid w:val="00453957"/>
    <w:rsid w:val="00453B32"/>
    <w:rsid w:val="00455DF2"/>
    <w:rsid w:val="00460090"/>
    <w:rsid w:val="0046021F"/>
    <w:rsid w:val="0046158E"/>
    <w:rsid w:val="0046165E"/>
    <w:rsid w:val="00461E6B"/>
    <w:rsid w:val="00462B02"/>
    <w:rsid w:val="004645E5"/>
    <w:rsid w:val="00464C71"/>
    <w:rsid w:val="00465744"/>
    <w:rsid w:val="00465979"/>
    <w:rsid w:val="0047190D"/>
    <w:rsid w:val="0047418D"/>
    <w:rsid w:val="004755C2"/>
    <w:rsid w:val="00475933"/>
    <w:rsid w:val="00475AC9"/>
    <w:rsid w:val="004814E6"/>
    <w:rsid w:val="004862F6"/>
    <w:rsid w:val="00491986"/>
    <w:rsid w:val="00492291"/>
    <w:rsid w:val="004923AA"/>
    <w:rsid w:val="00492577"/>
    <w:rsid w:val="00492E16"/>
    <w:rsid w:val="00493D94"/>
    <w:rsid w:val="00495873"/>
    <w:rsid w:val="00497554"/>
    <w:rsid w:val="004A08D3"/>
    <w:rsid w:val="004A0972"/>
    <w:rsid w:val="004A0A6F"/>
    <w:rsid w:val="004A1DD0"/>
    <w:rsid w:val="004A1E2D"/>
    <w:rsid w:val="004A27AA"/>
    <w:rsid w:val="004A2C9C"/>
    <w:rsid w:val="004A30A5"/>
    <w:rsid w:val="004A5188"/>
    <w:rsid w:val="004A5CBD"/>
    <w:rsid w:val="004A737A"/>
    <w:rsid w:val="004A7F1A"/>
    <w:rsid w:val="004B3EEF"/>
    <w:rsid w:val="004B63A1"/>
    <w:rsid w:val="004B6826"/>
    <w:rsid w:val="004B7846"/>
    <w:rsid w:val="004C0BBE"/>
    <w:rsid w:val="004C1D57"/>
    <w:rsid w:val="004C24BF"/>
    <w:rsid w:val="004C4D0C"/>
    <w:rsid w:val="004C5395"/>
    <w:rsid w:val="004D2FE0"/>
    <w:rsid w:val="004D3D97"/>
    <w:rsid w:val="004D4616"/>
    <w:rsid w:val="004D6228"/>
    <w:rsid w:val="004D6A62"/>
    <w:rsid w:val="004E05E9"/>
    <w:rsid w:val="004E1E53"/>
    <w:rsid w:val="004E2B98"/>
    <w:rsid w:val="004E4044"/>
    <w:rsid w:val="004E540E"/>
    <w:rsid w:val="004F21FA"/>
    <w:rsid w:val="004F2D2F"/>
    <w:rsid w:val="004F32C5"/>
    <w:rsid w:val="004F41DB"/>
    <w:rsid w:val="004F66AE"/>
    <w:rsid w:val="0050130A"/>
    <w:rsid w:val="00501834"/>
    <w:rsid w:val="005034F1"/>
    <w:rsid w:val="00505952"/>
    <w:rsid w:val="00505CB2"/>
    <w:rsid w:val="005068BA"/>
    <w:rsid w:val="00506E9E"/>
    <w:rsid w:val="00506F5D"/>
    <w:rsid w:val="005072B9"/>
    <w:rsid w:val="00512E44"/>
    <w:rsid w:val="00513788"/>
    <w:rsid w:val="0051494E"/>
    <w:rsid w:val="00515CF6"/>
    <w:rsid w:val="005160D9"/>
    <w:rsid w:val="00516563"/>
    <w:rsid w:val="00516B64"/>
    <w:rsid w:val="005170A2"/>
    <w:rsid w:val="0052189C"/>
    <w:rsid w:val="00521D6F"/>
    <w:rsid w:val="00521EF3"/>
    <w:rsid w:val="00523208"/>
    <w:rsid w:val="00523785"/>
    <w:rsid w:val="0052503C"/>
    <w:rsid w:val="00527071"/>
    <w:rsid w:val="0053039D"/>
    <w:rsid w:val="00530881"/>
    <w:rsid w:val="00530F76"/>
    <w:rsid w:val="00532023"/>
    <w:rsid w:val="00533F5E"/>
    <w:rsid w:val="00535ED3"/>
    <w:rsid w:val="005364B6"/>
    <w:rsid w:val="00537C0C"/>
    <w:rsid w:val="005428F7"/>
    <w:rsid w:val="0054315A"/>
    <w:rsid w:val="00551096"/>
    <w:rsid w:val="00551237"/>
    <w:rsid w:val="00551BCE"/>
    <w:rsid w:val="00553B42"/>
    <w:rsid w:val="005542DB"/>
    <w:rsid w:val="00555176"/>
    <w:rsid w:val="00555F0E"/>
    <w:rsid w:val="00560B38"/>
    <w:rsid w:val="00560DE3"/>
    <w:rsid w:val="005622F3"/>
    <w:rsid w:val="005636E7"/>
    <w:rsid w:val="005642E9"/>
    <w:rsid w:val="00564D13"/>
    <w:rsid w:val="00565C8D"/>
    <w:rsid w:val="005707EB"/>
    <w:rsid w:val="0057107F"/>
    <w:rsid w:val="005710EB"/>
    <w:rsid w:val="005714E6"/>
    <w:rsid w:val="00572193"/>
    <w:rsid w:val="00572E50"/>
    <w:rsid w:val="005746A9"/>
    <w:rsid w:val="00574A79"/>
    <w:rsid w:val="00574B26"/>
    <w:rsid w:val="00577698"/>
    <w:rsid w:val="00577E94"/>
    <w:rsid w:val="00580EC3"/>
    <w:rsid w:val="00581431"/>
    <w:rsid w:val="005816ED"/>
    <w:rsid w:val="005831FF"/>
    <w:rsid w:val="00586D58"/>
    <w:rsid w:val="00586DE2"/>
    <w:rsid w:val="00587AB8"/>
    <w:rsid w:val="005911E6"/>
    <w:rsid w:val="00593166"/>
    <w:rsid w:val="00593370"/>
    <w:rsid w:val="005950AB"/>
    <w:rsid w:val="005950E4"/>
    <w:rsid w:val="00595E1D"/>
    <w:rsid w:val="00595F62"/>
    <w:rsid w:val="005966CB"/>
    <w:rsid w:val="00596CC7"/>
    <w:rsid w:val="005975D3"/>
    <w:rsid w:val="005A0C23"/>
    <w:rsid w:val="005A3E0B"/>
    <w:rsid w:val="005A6069"/>
    <w:rsid w:val="005B28F0"/>
    <w:rsid w:val="005B4E1C"/>
    <w:rsid w:val="005B5EC3"/>
    <w:rsid w:val="005C0A42"/>
    <w:rsid w:val="005C3954"/>
    <w:rsid w:val="005C4F7F"/>
    <w:rsid w:val="005C570E"/>
    <w:rsid w:val="005C57AD"/>
    <w:rsid w:val="005C6AEF"/>
    <w:rsid w:val="005C71E4"/>
    <w:rsid w:val="005C7396"/>
    <w:rsid w:val="005D084C"/>
    <w:rsid w:val="005D0F4C"/>
    <w:rsid w:val="005D2F92"/>
    <w:rsid w:val="005D3FFB"/>
    <w:rsid w:val="005D46EE"/>
    <w:rsid w:val="005D4D55"/>
    <w:rsid w:val="005D5597"/>
    <w:rsid w:val="005D63AB"/>
    <w:rsid w:val="005E443E"/>
    <w:rsid w:val="005E5644"/>
    <w:rsid w:val="005E5E3F"/>
    <w:rsid w:val="005E6019"/>
    <w:rsid w:val="005E6CAC"/>
    <w:rsid w:val="005E72F8"/>
    <w:rsid w:val="005F0EAD"/>
    <w:rsid w:val="005F2587"/>
    <w:rsid w:val="005F3D04"/>
    <w:rsid w:val="005F454A"/>
    <w:rsid w:val="005F51F6"/>
    <w:rsid w:val="005F69A4"/>
    <w:rsid w:val="005F7A21"/>
    <w:rsid w:val="00601489"/>
    <w:rsid w:val="0060266C"/>
    <w:rsid w:val="0060341D"/>
    <w:rsid w:val="00603631"/>
    <w:rsid w:val="00605393"/>
    <w:rsid w:val="00610AE5"/>
    <w:rsid w:val="006126C6"/>
    <w:rsid w:val="00615685"/>
    <w:rsid w:val="006159B0"/>
    <w:rsid w:val="00616451"/>
    <w:rsid w:val="00620122"/>
    <w:rsid w:val="006209DE"/>
    <w:rsid w:val="00621908"/>
    <w:rsid w:val="00622FED"/>
    <w:rsid w:val="00626B10"/>
    <w:rsid w:val="00627D4E"/>
    <w:rsid w:val="00630204"/>
    <w:rsid w:val="00632421"/>
    <w:rsid w:val="00632502"/>
    <w:rsid w:val="00633023"/>
    <w:rsid w:val="0063314F"/>
    <w:rsid w:val="006342FF"/>
    <w:rsid w:val="006345E4"/>
    <w:rsid w:val="00634CDB"/>
    <w:rsid w:val="006361CE"/>
    <w:rsid w:val="00636962"/>
    <w:rsid w:val="00636A1B"/>
    <w:rsid w:val="00641F76"/>
    <w:rsid w:val="006444D5"/>
    <w:rsid w:val="00646EB9"/>
    <w:rsid w:val="00650A5F"/>
    <w:rsid w:val="00651FBE"/>
    <w:rsid w:val="00652465"/>
    <w:rsid w:val="0065545B"/>
    <w:rsid w:val="006574F0"/>
    <w:rsid w:val="006606BD"/>
    <w:rsid w:val="00664A58"/>
    <w:rsid w:val="006705A9"/>
    <w:rsid w:val="00670636"/>
    <w:rsid w:val="0067095B"/>
    <w:rsid w:val="00670D33"/>
    <w:rsid w:val="00671BC4"/>
    <w:rsid w:val="006754A2"/>
    <w:rsid w:val="0067575F"/>
    <w:rsid w:val="006775A5"/>
    <w:rsid w:val="00680EEA"/>
    <w:rsid w:val="0068295E"/>
    <w:rsid w:val="00683811"/>
    <w:rsid w:val="006877BA"/>
    <w:rsid w:val="00687E62"/>
    <w:rsid w:val="006909CB"/>
    <w:rsid w:val="006922F1"/>
    <w:rsid w:val="00694177"/>
    <w:rsid w:val="00695211"/>
    <w:rsid w:val="006956CA"/>
    <w:rsid w:val="00697429"/>
    <w:rsid w:val="00697D39"/>
    <w:rsid w:val="006A2FC5"/>
    <w:rsid w:val="006A4D1A"/>
    <w:rsid w:val="006A63FD"/>
    <w:rsid w:val="006B005E"/>
    <w:rsid w:val="006B0D31"/>
    <w:rsid w:val="006B25B1"/>
    <w:rsid w:val="006B2FC6"/>
    <w:rsid w:val="006B49C0"/>
    <w:rsid w:val="006B54A6"/>
    <w:rsid w:val="006B5A27"/>
    <w:rsid w:val="006B648C"/>
    <w:rsid w:val="006B778A"/>
    <w:rsid w:val="006C1EB9"/>
    <w:rsid w:val="006C21B7"/>
    <w:rsid w:val="006C309A"/>
    <w:rsid w:val="006C3F7C"/>
    <w:rsid w:val="006C4076"/>
    <w:rsid w:val="006C55EA"/>
    <w:rsid w:val="006C631C"/>
    <w:rsid w:val="006C7FBE"/>
    <w:rsid w:val="006D159B"/>
    <w:rsid w:val="006D1ECB"/>
    <w:rsid w:val="006D332C"/>
    <w:rsid w:val="006D463C"/>
    <w:rsid w:val="006D4F35"/>
    <w:rsid w:val="006D5596"/>
    <w:rsid w:val="006D677B"/>
    <w:rsid w:val="006E2138"/>
    <w:rsid w:val="006E2E44"/>
    <w:rsid w:val="006E3D66"/>
    <w:rsid w:val="006E4799"/>
    <w:rsid w:val="006E4DFF"/>
    <w:rsid w:val="006E4FAA"/>
    <w:rsid w:val="006E5903"/>
    <w:rsid w:val="006E6428"/>
    <w:rsid w:val="006E713F"/>
    <w:rsid w:val="006E74BD"/>
    <w:rsid w:val="006F0D8C"/>
    <w:rsid w:val="006F22B3"/>
    <w:rsid w:val="006F309D"/>
    <w:rsid w:val="006F44FD"/>
    <w:rsid w:val="006F4B51"/>
    <w:rsid w:val="006F4DCA"/>
    <w:rsid w:val="006F5469"/>
    <w:rsid w:val="006F643B"/>
    <w:rsid w:val="006F68E9"/>
    <w:rsid w:val="006F77FC"/>
    <w:rsid w:val="006F7D34"/>
    <w:rsid w:val="007038B5"/>
    <w:rsid w:val="007051B4"/>
    <w:rsid w:val="0070586A"/>
    <w:rsid w:val="00706F39"/>
    <w:rsid w:val="0070732C"/>
    <w:rsid w:val="007136D7"/>
    <w:rsid w:val="00714DD8"/>
    <w:rsid w:val="00714F3D"/>
    <w:rsid w:val="00715453"/>
    <w:rsid w:val="00716356"/>
    <w:rsid w:val="00717E01"/>
    <w:rsid w:val="0072155D"/>
    <w:rsid w:val="0072178C"/>
    <w:rsid w:val="00724B09"/>
    <w:rsid w:val="00726950"/>
    <w:rsid w:val="007307B3"/>
    <w:rsid w:val="00731912"/>
    <w:rsid w:val="0073519E"/>
    <w:rsid w:val="007362C9"/>
    <w:rsid w:val="00736CCD"/>
    <w:rsid w:val="00737624"/>
    <w:rsid w:val="00744FEF"/>
    <w:rsid w:val="00746B1C"/>
    <w:rsid w:val="00746BAB"/>
    <w:rsid w:val="0075185A"/>
    <w:rsid w:val="007528DC"/>
    <w:rsid w:val="00753586"/>
    <w:rsid w:val="00753B67"/>
    <w:rsid w:val="00754E43"/>
    <w:rsid w:val="007550CE"/>
    <w:rsid w:val="00762BE0"/>
    <w:rsid w:val="00764004"/>
    <w:rsid w:val="00765B59"/>
    <w:rsid w:val="00765DEF"/>
    <w:rsid w:val="00766CCF"/>
    <w:rsid w:val="0077002A"/>
    <w:rsid w:val="007701A3"/>
    <w:rsid w:val="00770532"/>
    <w:rsid w:val="007715E9"/>
    <w:rsid w:val="00773B01"/>
    <w:rsid w:val="00774AF1"/>
    <w:rsid w:val="0077623E"/>
    <w:rsid w:val="00777278"/>
    <w:rsid w:val="00783DC6"/>
    <w:rsid w:val="00784F50"/>
    <w:rsid w:val="0078635D"/>
    <w:rsid w:val="00787510"/>
    <w:rsid w:val="00787E50"/>
    <w:rsid w:val="0079068A"/>
    <w:rsid w:val="00791A8E"/>
    <w:rsid w:val="00792CA2"/>
    <w:rsid w:val="00794028"/>
    <w:rsid w:val="00795613"/>
    <w:rsid w:val="00795B39"/>
    <w:rsid w:val="00796B28"/>
    <w:rsid w:val="007A02AF"/>
    <w:rsid w:val="007A1611"/>
    <w:rsid w:val="007A1722"/>
    <w:rsid w:val="007A28F5"/>
    <w:rsid w:val="007A39C6"/>
    <w:rsid w:val="007A41F6"/>
    <w:rsid w:val="007B0315"/>
    <w:rsid w:val="007B4060"/>
    <w:rsid w:val="007B690C"/>
    <w:rsid w:val="007C02C1"/>
    <w:rsid w:val="007C122E"/>
    <w:rsid w:val="007C213C"/>
    <w:rsid w:val="007C3336"/>
    <w:rsid w:val="007C3539"/>
    <w:rsid w:val="007C3707"/>
    <w:rsid w:val="007C4F45"/>
    <w:rsid w:val="007C5E0F"/>
    <w:rsid w:val="007C6325"/>
    <w:rsid w:val="007D0031"/>
    <w:rsid w:val="007D0D3B"/>
    <w:rsid w:val="007D1451"/>
    <w:rsid w:val="007D4BB3"/>
    <w:rsid w:val="007E2184"/>
    <w:rsid w:val="007E2315"/>
    <w:rsid w:val="007E2785"/>
    <w:rsid w:val="007E331E"/>
    <w:rsid w:val="007E3649"/>
    <w:rsid w:val="007E3BAE"/>
    <w:rsid w:val="007E447B"/>
    <w:rsid w:val="007E69D3"/>
    <w:rsid w:val="007F0AC5"/>
    <w:rsid w:val="007F0C52"/>
    <w:rsid w:val="007F1B80"/>
    <w:rsid w:val="007F2FD7"/>
    <w:rsid w:val="007F60B1"/>
    <w:rsid w:val="007F6611"/>
    <w:rsid w:val="007F6FD0"/>
    <w:rsid w:val="0080165D"/>
    <w:rsid w:val="0080250D"/>
    <w:rsid w:val="008056E9"/>
    <w:rsid w:val="0080743B"/>
    <w:rsid w:val="00810EB7"/>
    <w:rsid w:val="0081308F"/>
    <w:rsid w:val="00813D96"/>
    <w:rsid w:val="00816E52"/>
    <w:rsid w:val="00817F8F"/>
    <w:rsid w:val="00821E13"/>
    <w:rsid w:val="00824CB0"/>
    <w:rsid w:val="00824ECF"/>
    <w:rsid w:val="00824FDE"/>
    <w:rsid w:val="00827E63"/>
    <w:rsid w:val="00830F4F"/>
    <w:rsid w:val="008313B4"/>
    <w:rsid w:val="008361AD"/>
    <w:rsid w:val="00836E72"/>
    <w:rsid w:val="0083713A"/>
    <w:rsid w:val="00837223"/>
    <w:rsid w:val="00840978"/>
    <w:rsid w:val="00843343"/>
    <w:rsid w:val="00843F35"/>
    <w:rsid w:val="00844426"/>
    <w:rsid w:val="00844DD7"/>
    <w:rsid w:val="0084787A"/>
    <w:rsid w:val="00850E6F"/>
    <w:rsid w:val="00852997"/>
    <w:rsid w:val="00852A94"/>
    <w:rsid w:val="00852EC3"/>
    <w:rsid w:val="008541BF"/>
    <w:rsid w:val="008559EA"/>
    <w:rsid w:val="00860A5F"/>
    <w:rsid w:val="00861A7F"/>
    <w:rsid w:val="00862819"/>
    <w:rsid w:val="00864578"/>
    <w:rsid w:val="0086558E"/>
    <w:rsid w:val="00865BB4"/>
    <w:rsid w:val="00865E39"/>
    <w:rsid w:val="00866891"/>
    <w:rsid w:val="00866E38"/>
    <w:rsid w:val="00866EB7"/>
    <w:rsid w:val="0087012D"/>
    <w:rsid w:val="0087031E"/>
    <w:rsid w:val="00871419"/>
    <w:rsid w:val="00872594"/>
    <w:rsid w:val="008730BC"/>
    <w:rsid w:val="0087373D"/>
    <w:rsid w:val="00873B8E"/>
    <w:rsid w:val="0087531D"/>
    <w:rsid w:val="0087612F"/>
    <w:rsid w:val="008765FB"/>
    <w:rsid w:val="0087696F"/>
    <w:rsid w:val="00877464"/>
    <w:rsid w:val="00880E93"/>
    <w:rsid w:val="00881A02"/>
    <w:rsid w:val="00882ED2"/>
    <w:rsid w:val="00884FDE"/>
    <w:rsid w:val="0088601F"/>
    <w:rsid w:val="00886270"/>
    <w:rsid w:val="00886826"/>
    <w:rsid w:val="00886B00"/>
    <w:rsid w:val="0088706F"/>
    <w:rsid w:val="008900E7"/>
    <w:rsid w:val="00890276"/>
    <w:rsid w:val="00891DE8"/>
    <w:rsid w:val="00892B29"/>
    <w:rsid w:val="0089663C"/>
    <w:rsid w:val="00896E2E"/>
    <w:rsid w:val="00897197"/>
    <w:rsid w:val="0089730B"/>
    <w:rsid w:val="008A140D"/>
    <w:rsid w:val="008A1EE4"/>
    <w:rsid w:val="008A2A67"/>
    <w:rsid w:val="008A6BE4"/>
    <w:rsid w:val="008A6C11"/>
    <w:rsid w:val="008A759C"/>
    <w:rsid w:val="008B1228"/>
    <w:rsid w:val="008B1740"/>
    <w:rsid w:val="008B5289"/>
    <w:rsid w:val="008B7898"/>
    <w:rsid w:val="008C0348"/>
    <w:rsid w:val="008C197C"/>
    <w:rsid w:val="008C27D7"/>
    <w:rsid w:val="008C7479"/>
    <w:rsid w:val="008D02C7"/>
    <w:rsid w:val="008D091B"/>
    <w:rsid w:val="008E2A16"/>
    <w:rsid w:val="008E3D1E"/>
    <w:rsid w:val="008E5BDA"/>
    <w:rsid w:val="008E5ECC"/>
    <w:rsid w:val="008E6D89"/>
    <w:rsid w:val="008E7AA0"/>
    <w:rsid w:val="008E7E4F"/>
    <w:rsid w:val="008F459D"/>
    <w:rsid w:val="008F4F26"/>
    <w:rsid w:val="008F6B53"/>
    <w:rsid w:val="009012AD"/>
    <w:rsid w:val="00901B59"/>
    <w:rsid w:val="00911ABC"/>
    <w:rsid w:val="00913ACA"/>
    <w:rsid w:val="009142D2"/>
    <w:rsid w:val="00915DE9"/>
    <w:rsid w:val="00916BF0"/>
    <w:rsid w:val="009215BF"/>
    <w:rsid w:val="0092303D"/>
    <w:rsid w:val="0092435F"/>
    <w:rsid w:val="0092465E"/>
    <w:rsid w:val="00924A59"/>
    <w:rsid w:val="00924FF8"/>
    <w:rsid w:val="00926373"/>
    <w:rsid w:val="00926B06"/>
    <w:rsid w:val="0093364C"/>
    <w:rsid w:val="00935108"/>
    <w:rsid w:val="00935E16"/>
    <w:rsid w:val="00936FCB"/>
    <w:rsid w:val="00937CAA"/>
    <w:rsid w:val="009405CD"/>
    <w:rsid w:val="00941C6D"/>
    <w:rsid w:val="00942124"/>
    <w:rsid w:val="00942369"/>
    <w:rsid w:val="00943EA3"/>
    <w:rsid w:val="009446E5"/>
    <w:rsid w:val="0094485F"/>
    <w:rsid w:val="0094513E"/>
    <w:rsid w:val="00946069"/>
    <w:rsid w:val="009475DD"/>
    <w:rsid w:val="00950C22"/>
    <w:rsid w:val="00952770"/>
    <w:rsid w:val="00953773"/>
    <w:rsid w:val="009547FD"/>
    <w:rsid w:val="00961889"/>
    <w:rsid w:val="00962200"/>
    <w:rsid w:val="00964208"/>
    <w:rsid w:val="00965909"/>
    <w:rsid w:val="00970346"/>
    <w:rsid w:val="0097151C"/>
    <w:rsid w:val="00972818"/>
    <w:rsid w:val="00976AAF"/>
    <w:rsid w:val="00977CAC"/>
    <w:rsid w:val="00980E44"/>
    <w:rsid w:val="009868A0"/>
    <w:rsid w:val="0099012A"/>
    <w:rsid w:val="00990948"/>
    <w:rsid w:val="00991510"/>
    <w:rsid w:val="009916F7"/>
    <w:rsid w:val="00995170"/>
    <w:rsid w:val="00996D9A"/>
    <w:rsid w:val="00997BE5"/>
    <w:rsid w:val="009A1B33"/>
    <w:rsid w:val="009A28F6"/>
    <w:rsid w:val="009A6CAE"/>
    <w:rsid w:val="009A705C"/>
    <w:rsid w:val="009A7E0D"/>
    <w:rsid w:val="009B1946"/>
    <w:rsid w:val="009C0C3F"/>
    <w:rsid w:val="009C1CB8"/>
    <w:rsid w:val="009C285D"/>
    <w:rsid w:val="009C372F"/>
    <w:rsid w:val="009C4691"/>
    <w:rsid w:val="009C491D"/>
    <w:rsid w:val="009C5F12"/>
    <w:rsid w:val="009C60CF"/>
    <w:rsid w:val="009C7EBA"/>
    <w:rsid w:val="009D0355"/>
    <w:rsid w:val="009D601F"/>
    <w:rsid w:val="009D674E"/>
    <w:rsid w:val="009D6BE1"/>
    <w:rsid w:val="009E0F0A"/>
    <w:rsid w:val="009E1B86"/>
    <w:rsid w:val="009E35CC"/>
    <w:rsid w:val="009E6469"/>
    <w:rsid w:val="009E7643"/>
    <w:rsid w:val="009E798A"/>
    <w:rsid w:val="009F183F"/>
    <w:rsid w:val="009F2577"/>
    <w:rsid w:val="009F304D"/>
    <w:rsid w:val="009F5200"/>
    <w:rsid w:val="009F5816"/>
    <w:rsid w:val="009F7B71"/>
    <w:rsid w:val="00A00104"/>
    <w:rsid w:val="00A02C8B"/>
    <w:rsid w:val="00A04D1B"/>
    <w:rsid w:val="00A0565C"/>
    <w:rsid w:val="00A0628F"/>
    <w:rsid w:val="00A072FF"/>
    <w:rsid w:val="00A0788D"/>
    <w:rsid w:val="00A07F62"/>
    <w:rsid w:val="00A10998"/>
    <w:rsid w:val="00A10B78"/>
    <w:rsid w:val="00A12787"/>
    <w:rsid w:val="00A12FE2"/>
    <w:rsid w:val="00A14ECB"/>
    <w:rsid w:val="00A17869"/>
    <w:rsid w:val="00A20C5E"/>
    <w:rsid w:val="00A231EE"/>
    <w:rsid w:val="00A23663"/>
    <w:rsid w:val="00A24089"/>
    <w:rsid w:val="00A25A2E"/>
    <w:rsid w:val="00A26815"/>
    <w:rsid w:val="00A27EC7"/>
    <w:rsid w:val="00A304C6"/>
    <w:rsid w:val="00A322C7"/>
    <w:rsid w:val="00A34F07"/>
    <w:rsid w:val="00A35DA4"/>
    <w:rsid w:val="00A3645B"/>
    <w:rsid w:val="00A4149A"/>
    <w:rsid w:val="00A421DB"/>
    <w:rsid w:val="00A433EE"/>
    <w:rsid w:val="00A50A75"/>
    <w:rsid w:val="00A5365D"/>
    <w:rsid w:val="00A55256"/>
    <w:rsid w:val="00A568D6"/>
    <w:rsid w:val="00A62AC1"/>
    <w:rsid w:val="00A659D2"/>
    <w:rsid w:val="00A67AF9"/>
    <w:rsid w:val="00A7636A"/>
    <w:rsid w:val="00A76708"/>
    <w:rsid w:val="00A7744E"/>
    <w:rsid w:val="00A77584"/>
    <w:rsid w:val="00A80151"/>
    <w:rsid w:val="00A841C3"/>
    <w:rsid w:val="00A84481"/>
    <w:rsid w:val="00A84680"/>
    <w:rsid w:val="00A86BE6"/>
    <w:rsid w:val="00A904A6"/>
    <w:rsid w:val="00A91BF4"/>
    <w:rsid w:val="00A926B3"/>
    <w:rsid w:val="00A947D2"/>
    <w:rsid w:val="00A964A3"/>
    <w:rsid w:val="00A9677F"/>
    <w:rsid w:val="00A972A2"/>
    <w:rsid w:val="00A978AC"/>
    <w:rsid w:val="00AA586D"/>
    <w:rsid w:val="00AB13D5"/>
    <w:rsid w:val="00AB1727"/>
    <w:rsid w:val="00AB19EB"/>
    <w:rsid w:val="00AB30D3"/>
    <w:rsid w:val="00AB3500"/>
    <w:rsid w:val="00AB3AEF"/>
    <w:rsid w:val="00AB6951"/>
    <w:rsid w:val="00AC5AE6"/>
    <w:rsid w:val="00AC5FC1"/>
    <w:rsid w:val="00AC6767"/>
    <w:rsid w:val="00AC717A"/>
    <w:rsid w:val="00AC7879"/>
    <w:rsid w:val="00AD0475"/>
    <w:rsid w:val="00AD4D82"/>
    <w:rsid w:val="00AE3D70"/>
    <w:rsid w:val="00AE58D6"/>
    <w:rsid w:val="00AE5D9C"/>
    <w:rsid w:val="00AE6053"/>
    <w:rsid w:val="00AF1304"/>
    <w:rsid w:val="00AF36CD"/>
    <w:rsid w:val="00AF4D70"/>
    <w:rsid w:val="00AF4E3F"/>
    <w:rsid w:val="00B009DA"/>
    <w:rsid w:val="00B03046"/>
    <w:rsid w:val="00B04499"/>
    <w:rsid w:val="00B044DA"/>
    <w:rsid w:val="00B06657"/>
    <w:rsid w:val="00B06E15"/>
    <w:rsid w:val="00B07BDC"/>
    <w:rsid w:val="00B1126C"/>
    <w:rsid w:val="00B11695"/>
    <w:rsid w:val="00B12286"/>
    <w:rsid w:val="00B13743"/>
    <w:rsid w:val="00B155E1"/>
    <w:rsid w:val="00B16F8F"/>
    <w:rsid w:val="00B172B4"/>
    <w:rsid w:val="00B1745F"/>
    <w:rsid w:val="00B20899"/>
    <w:rsid w:val="00B2270F"/>
    <w:rsid w:val="00B2406A"/>
    <w:rsid w:val="00B3076C"/>
    <w:rsid w:val="00B3125F"/>
    <w:rsid w:val="00B3358A"/>
    <w:rsid w:val="00B3578C"/>
    <w:rsid w:val="00B4274C"/>
    <w:rsid w:val="00B4362F"/>
    <w:rsid w:val="00B436FB"/>
    <w:rsid w:val="00B45D43"/>
    <w:rsid w:val="00B46568"/>
    <w:rsid w:val="00B4728B"/>
    <w:rsid w:val="00B520C8"/>
    <w:rsid w:val="00B522A4"/>
    <w:rsid w:val="00B530EA"/>
    <w:rsid w:val="00B54E20"/>
    <w:rsid w:val="00B5584D"/>
    <w:rsid w:val="00B57D82"/>
    <w:rsid w:val="00B6046E"/>
    <w:rsid w:val="00B61260"/>
    <w:rsid w:val="00B62C83"/>
    <w:rsid w:val="00B62D34"/>
    <w:rsid w:val="00B6366F"/>
    <w:rsid w:val="00B64307"/>
    <w:rsid w:val="00B643C0"/>
    <w:rsid w:val="00B65C2B"/>
    <w:rsid w:val="00B65ED1"/>
    <w:rsid w:val="00B67B63"/>
    <w:rsid w:val="00B70666"/>
    <w:rsid w:val="00B70701"/>
    <w:rsid w:val="00B73212"/>
    <w:rsid w:val="00B73E7F"/>
    <w:rsid w:val="00B74836"/>
    <w:rsid w:val="00B74FDB"/>
    <w:rsid w:val="00B8188A"/>
    <w:rsid w:val="00B8194A"/>
    <w:rsid w:val="00B82331"/>
    <w:rsid w:val="00B84E80"/>
    <w:rsid w:val="00B86234"/>
    <w:rsid w:val="00B86BBC"/>
    <w:rsid w:val="00B87277"/>
    <w:rsid w:val="00B936DE"/>
    <w:rsid w:val="00B9393E"/>
    <w:rsid w:val="00B94CCA"/>
    <w:rsid w:val="00B96638"/>
    <w:rsid w:val="00B96F4F"/>
    <w:rsid w:val="00BA05B4"/>
    <w:rsid w:val="00BA1460"/>
    <w:rsid w:val="00BA1744"/>
    <w:rsid w:val="00BA3ACD"/>
    <w:rsid w:val="00BA5BD6"/>
    <w:rsid w:val="00BB0F8D"/>
    <w:rsid w:val="00BB6C87"/>
    <w:rsid w:val="00BB6F23"/>
    <w:rsid w:val="00BC08E5"/>
    <w:rsid w:val="00BC1686"/>
    <w:rsid w:val="00BC2CA5"/>
    <w:rsid w:val="00BC481A"/>
    <w:rsid w:val="00BC6A20"/>
    <w:rsid w:val="00BC7095"/>
    <w:rsid w:val="00BD0845"/>
    <w:rsid w:val="00BD0DF1"/>
    <w:rsid w:val="00BD6A72"/>
    <w:rsid w:val="00BD7222"/>
    <w:rsid w:val="00BE1D01"/>
    <w:rsid w:val="00BE1F3A"/>
    <w:rsid w:val="00BE532B"/>
    <w:rsid w:val="00BF033D"/>
    <w:rsid w:val="00BF270A"/>
    <w:rsid w:val="00BF424D"/>
    <w:rsid w:val="00BF43E3"/>
    <w:rsid w:val="00BF5306"/>
    <w:rsid w:val="00BF6890"/>
    <w:rsid w:val="00C0121C"/>
    <w:rsid w:val="00C03C96"/>
    <w:rsid w:val="00C076DE"/>
    <w:rsid w:val="00C10417"/>
    <w:rsid w:val="00C118B5"/>
    <w:rsid w:val="00C12BFD"/>
    <w:rsid w:val="00C133C6"/>
    <w:rsid w:val="00C136ED"/>
    <w:rsid w:val="00C1466E"/>
    <w:rsid w:val="00C235D9"/>
    <w:rsid w:val="00C24F4F"/>
    <w:rsid w:val="00C24FAD"/>
    <w:rsid w:val="00C25C20"/>
    <w:rsid w:val="00C26746"/>
    <w:rsid w:val="00C27A37"/>
    <w:rsid w:val="00C302E1"/>
    <w:rsid w:val="00C30DFA"/>
    <w:rsid w:val="00C322C5"/>
    <w:rsid w:val="00C32A7F"/>
    <w:rsid w:val="00C33646"/>
    <w:rsid w:val="00C353AF"/>
    <w:rsid w:val="00C354BC"/>
    <w:rsid w:val="00C43977"/>
    <w:rsid w:val="00C447C8"/>
    <w:rsid w:val="00C45887"/>
    <w:rsid w:val="00C53235"/>
    <w:rsid w:val="00C547E2"/>
    <w:rsid w:val="00C55805"/>
    <w:rsid w:val="00C558F1"/>
    <w:rsid w:val="00C569CE"/>
    <w:rsid w:val="00C57ED5"/>
    <w:rsid w:val="00C60092"/>
    <w:rsid w:val="00C65D45"/>
    <w:rsid w:val="00C67474"/>
    <w:rsid w:val="00C67B02"/>
    <w:rsid w:val="00C70394"/>
    <w:rsid w:val="00C708A6"/>
    <w:rsid w:val="00C70D77"/>
    <w:rsid w:val="00C77A5D"/>
    <w:rsid w:val="00C8148B"/>
    <w:rsid w:val="00C81C53"/>
    <w:rsid w:val="00C85940"/>
    <w:rsid w:val="00C87B2A"/>
    <w:rsid w:val="00C921E1"/>
    <w:rsid w:val="00C93AF2"/>
    <w:rsid w:val="00C95D60"/>
    <w:rsid w:val="00C9612E"/>
    <w:rsid w:val="00C97189"/>
    <w:rsid w:val="00C972DF"/>
    <w:rsid w:val="00C97A43"/>
    <w:rsid w:val="00CA0D0B"/>
    <w:rsid w:val="00CA24C2"/>
    <w:rsid w:val="00CA25CA"/>
    <w:rsid w:val="00CA285C"/>
    <w:rsid w:val="00CB04C3"/>
    <w:rsid w:val="00CB07CA"/>
    <w:rsid w:val="00CB32F4"/>
    <w:rsid w:val="00CB3F7C"/>
    <w:rsid w:val="00CB410C"/>
    <w:rsid w:val="00CB4129"/>
    <w:rsid w:val="00CB5F9D"/>
    <w:rsid w:val="00CB6C24"/>
    <w:rsid w:val="00CC090E"/>
    <w:rsid w:val="00CC2FED"/>
    <w:rsid w:val="00CD2983"/>
    <w:rsid w:val="00CD39E4"/>
    <w:rsid w:val="00CD6DFC"/>
    <w:rsid w:val="00CD7106"/>
    <w:rsid w:val="00CE02D6"/>
    <w:rsid w:val="00CE218A"/>
    <w:rsid w:val="00CE5107"/>
    <w:rsid w:val="00CE651B"/>
    <w:rsid w:val="00CE6653"/>
    <w:rsid w:val="00CE7BAD"/>
    <w:rsid w:val="00CF0EEC"/>
    <w:rsid w:val="00CF103C"/>
    <w:rsid w:val="00CF2872"/>
    <w:rsid w:val="00CF2C66"/>
    <w:rsid w:val="00CF595F"/>
    <w:rsid w:val="00D007E0"/>
    <w:rsid w:val="00D01487"/>
    <w:rsid w:val="00D03AF7"/>
    <w:rsid w:val="00D049F8"/>
    <w:rsid w:val="00D060A7"/>
    <w:rsid w:val="00D062E2"/>
    <w:rsid w:val="00D07026"/>
    <w:rsid w:val="00D104E8"/>
    <w:rsid w:val="00D10FA6"/>
    <w:rsid w:val="00D14D7F"/>
    <w:rsid w:val="00D151D1"/>
    <w:rsid w:val="00D15C85"/>
    <w:rsid w:val="00D23DF4"/>
    <w:rsid w:val="00D24777"/>
    <w:rsid w:val="00D24E83"/>
    <w:rsid w:val="00D25360"/>
    <w:rsid w:val="00D25B5A"/>
    <w:rsid w:val="00D26241"/>
    <w:rsid w:val="00D26864"/>
    <w:rsid w:val="00D3006F"/>
    <w:rsid w:val="00D3098D"/>
    <w:rsid w:val="00D30B36"/>
    <w:rsid w:val="00D313FE"/>
    <w:rsid w:val="00D35B0C"/>
    <w:rsid w:val="00D36063"/>
    <w:rsid w:val="00D36D96"/>
    <w:rsid w:val="00D402A2"/>
    <w:rsid w:val="00D43E97"/>
    <w:rsid w:val="00D44097"/>
    <w:rsid w:val="00D4559C"/>
    <w:rsid w:val="00D46AFE"/>
    <w:rsid w:val="00D503EB"/>
    <w:rsid w:val="00D504B3"/>
    <w:rsid w:val="00D506F3"/>
    <w:rsid w:val="00D50D8E"/>
    <w:rsid w:val="00D51CA9"/>
    <w:rsid w:val="00D52C11"/>
    <w:rsid w:val="00D557D6"/>
    <w:rsid w:val="00D560B1"/>
    <w:rsid w:val="00D57B29"/>
    <w:rsid w:val="00D605B1"/>
    <w:rsid w:val="00D61C45"/>
    <w:rsid w:val="00D61ED8"/>
    <w:rsid w:val="00D662C0"/>
    <w:rsid w:val="00D665C9"/>
    <w:rsid w:val="00D71EF6"/>
    <w:rsid w:val="00D724E6"/>
    <w:rsid w:val="00D72894"/>
    <w:rsid w:val="00D73A97"/>
    <w:rsid w:val="00D74850"/>
    <w:rsid w:val="00D74AEA"/>
    <w:rsid w:val="00D7578D"/>
    <w:rsid w:val="00D804AF"/>
    <w:rsid w:val="00D838AA"/>
    <w:rsid w:val="00D84B3D"/>
    <w:rsid w:val="00D86E97"/>
    <w:rsid w:val="00D908CB"/>
    <w:rsid w:val="00D927F3"/>
    <w:rsid w:val="00D92C78"/>
    <w:rsid w:val="00D9532B"/>
    <w:rsid w:val="00D953C3"/>
    <w:rsid w:val="00D96A5D"/>
    <w:rsid w:val="00D97123"/>
    <w:rsid w:val="00D97B2F"/>
    <w:rsid w:val="00D97C84"/>
    <w:rsid w:val="00D97F16"/>
    <w:rsid w:val="00DA013F"/>
    <w:rsid w:val="00DA4071"/>
    <w:rsid w:val="00DA6A31"/>
    <w:rsid w:val="00DA79F4"/>
    <w:rsid w:val="00DA7EAF"/>
    <w:rsid w:val="00DB0D31"/>
    <w:rsid w:val="00DB1A03"/>
    <w:rsid w:val="00DB2250"/>
    <w:rsid w:val="00DB2BFF"/>
    <w:rsid w:val="00DB4FA5"/>
    <w:rsid w:val="00DB7036"/>
    <w:rsid w:val="00DB7F47"/>
    <w:rsid w:val="00DC032B"/>
    <w:rsid w:val="00DC1200"/>
    <w:rsid w:val="00DC2B05"/>
    <w:rsid w:val="00DC4EAA"/>
    <w:rsid w:val="00DC5344"/>
    <w:rsid w:val="00DC5DF8"/>
    <w:rsid w:val="00DC66BC"/>
    <w:rsid w:val="00DC76BB"/>
    <w:rsid w:val="00DD183D"/>
    <w:rsid w:val="00DD37B5"/>
    <w:rsid w:val="00DD5361"/>
    <w:rsid w:val="00DD7E7E"/>
    <w:rsid w:val="00DE1600"/>
    <w:rsid w:val="00DE35C4"/>
    <w:rsid w:val="00DE37B9"/>
    <w:rsid w:val="00DE497D"/>
    <w:rsid w:val="00DE557A"/>
    <w:rsid w:val="00DE5DAD"/>
    <w:rsid w:val="00DE7649"/>
    <w:rsid w:val="00DF0B58"/>
    <w:rsid w:val="00DF2940"/>
    <w:rsid w:val="00DF462E"/>
    <w:rsid w:val="00DF4A40"/>
    <w:rsid w:val="00DF5561"/>
    <w:rsid w:val="00DF5F45"/>
    <w:rsid w:val="00DF6101"/>
    <w:rsid w:val="00DF6E38"/>
    <w:rsid w:val="00DF752F"/>
    <w:rsid w:val="00DF7D8D"/>
    <w:rsid w:val="00E00417"/>
    <w:rsid w:val="00E00B7F"/>
    <w:rsid w:val="00E015B0"/>
    <w:rsid w:val="00E03861"/>
    <w:rsid w:val="00E03F85"/>
    <w:rsid w:val="00E05FCE"/>
    <w:rsid w:val="00E06003"/>
    <w:rsid w:val="00E10D0C"/>
    <w:rsid w:val="00E11F55"/>
    <w:rsid w:val="00E134D7"/>
    <w:rsid w:val="00E13F13"/>
    <w:rsid w:val="00E14C2E"/>
    <w:rsid w:val="00E2154A"/>
    <w:rsid w:val="00E2247E"/>
    <w:rsid w:val="00E249C0"/>
    <w:rsid w:val="00E3131F"/>
    <w:rsid w:val="00E3240F"/>
    <w:rsid w:val="00E32EE3"/>
    <w:rsid w:val="00E336DB"/>
    <w:rsid w:val="00E33DA2"/>
    <w:rsid w:val="00E35DC5"/>
    <w:rsid w:val="00E3730D"/>
    <w:rsid w:val="00E40A5A"/>
    <w:rsid w:val="00E458B4"/>
    <w:rsid w:val="00E45F41"/>
    <w:rsid w:val="00E503F1"/>
    <w:rsid w:val="00E53D9D"/>
    <w:rsid w:val="00E560EE"/>
    <w:rsid w:val="00E56B18"/>
    <w:rsid w:val="00E57C4B"/>
    <w:rsid w:val="00E61508"/>
    <w:rsid w:val="00E61909"/>
    <w:rsid w:val="00E6247B"/>
    <w:rsid w:val="00E62973"/>
    <w:rsid w:val="00E630C8"/>
    <w:rsid w:val="00E63EFA"/>
    <w:rsid w:val="00E65799"/>
    <w:rsid w:val="00E66FD5"/>
    <w:rsid w:val="00E67910"/>
    <w:rsid w:val="00E703DE"/>
    <w:rsid w:val="00E74367"/>
    <w:rsid w:val="00E76790"/>
    <w:rsid w:val="00E82C3D"/>
    <w:rsid w:val="00E83C62"/>
    <w:rsid w:val="00E84CFF"/>
    <w:rsid w:val="00E85CE6"/>
    <w:rsid w:val="00E9005B"/>
    <w:rsid w:val="00E903A1"/>
    <w:rsid w:val="00E92579"/>
    <w:rsid w:val="00E952F0"/>
    <w:rsid w:val="00E9576A"/>
    <w:rsid w:val="00E95EDA"/>
    <w:rsid w:val="00EA396D"/>
    <w:rsid w:val="00EA3A99"/>
    <w:rsid w:val="00EB2A98"/>
    <w:rsid w:val="00EB2D49"/>
    <w:rsid w:val="00EB3491"/>
    <w:rsid w:val="00EB37EC"/>
    <w:rsid w:val="00EB6E2F"/>
    <w:rsid w:val="00EB75CA"/>
    <w:rsid w:val="00EB7B35"/>
    <w:rsid w:val="00EC0152"/>
    <w:rsid w:val="00EC147F"/>
    <w:rsid w:val="00EC1590"/>
    <w:rsid w:val="00EC2892"/>
    <w:rsid w:val="00EC7428"/>
    <w:rsid w:val="00EC7BE1"/>
    <w:rsid w:val="00ED027E"/>
    <w:rsid w:val="00ED0D0B"/>
    <w:rsid w:val="00ED0FF1"/>
    <w:rsid w:val="00ED13A9"/>
    <w:rsid w:val="00ED21E4"/>
    <w:rsid w:val="00ED4CFB"/>
    <w:rsid w:val="00ED5895"/>
    <w:rsid w:val="00EE159F"/>
    <w:rsid w:val="00EE1F8E"/>
    <w:rsid w:val="00EE3BAD"/>
    <w:rsid w:val="00EE4568"/>
    <w:rsid w:val="00EE513D"/>
    <w:rsid w:val="00EE58B0"/>
    <w:rsid w:val="00EE6AE3"/>
    <w:rsid w:val="00EE7C36"/>
    <w:rsid w:val="00EF178F"/>
    <w:rsid w:val="00EF391D"/>
    <w:rsid w:val="00EF5537"/>
    <w:rsid w:val="00EF7C0E"/>
    <w:rsid w:val="00F01471"/>
    <w:rsid w:val="00F01AA3"/>
    <w:rsid w:val="00F04329"/>
    <w:rsid w:val="00F06D83"/>
    <w:rsid w:val="00F07147"/>
    <w:rsid w:val="00F077B1"/>
    <w:rsid w:val="00F104A7"/>
    <w:rsid w:val="00F116A3"/>
    <w:rsid w:val="00F12328"/>
    <w:rsid w:val="00F13AC3"/>
    <w:rsid w:val="00F1770E"/>
    <w:rsid w:val="00F21CBB"/>
    <w:rsid w:val="00F2247C"/>
    <w:rsid w:val="00F233E8"/>
    <w:rsid w:val="00F2424C"/>
    <w:rsid w:val="00F2590E"/>
    <w:rsid w:val="00F260AA"/>
    <w:rsid w:val="00F2709B"/>
    <w:rsid w:val="00F273F0"/>
    <w:rsid w:val="00F30DC2"/>
    <w:rsid w:val="00F33CFD"/>
    <w:rsid w:val="00F34C80"/>
    <w:rsid w:val="00F356FC"/>
    <w:rsid w:val="00F35CD3"/>
    <w:rsid w:val="00F3798A"/>
    <w:rsid w:val="00F37BAF"/>
    <w:rsid w:val="00F41D2B"/>
    <w:rsid w:val="00F43300"/>
    <w:rsid w:val="00F4385D"/>
    <w:rsid w:val="00F45A61"/>
    <w:rsid w:val="00F45B1E"/>
    <w:rsid w:val="00F47278"/>
    <w:rsid w:val="00F51297"/>
    <w:rsid w:val="00F5199C"/>
    <w:rsid w:val="00F52022"/>
    <w:rsid w:val="00F5430C"/>
    <w:rsid w:val="00F54B96"/>
    <w:rsid w:val="00F60F4A"/>
    <w:rsid w:val="00F61B93"/>
    <w:rsid w:val="00F6250F"/>
    <w:rsid w:val="00F64017"/>
    <w:rsid w:val="00F677BA"/>
    <w:rsid w:val="00F67895"/>
    <w:rsid w:val="00F708C2"/>
    <w:rsid w:val="00F716F0"/>
    <w:rsid w:val="00F71CB4"/>
    <w:rsid w:val="00F73D2F"/>
    <w:rsid w:val="00F75492"/>
    <w:rsid w:val="00F76B3B"/>
    <w:rsid w:val="00F76E03"/>
    <w:rsid w:val="00F804EA"/>
    <w:rsid w:val="00F81685"/>
    <w:rsid w:val="00F8228B"/>
    <w:rsid w:val="00F87A9F"/>
    <w:rsid w:val="00F9126C"/>
    <w:rsid w:val="00F92751"/>
    <w:rsid w:val="00F933FA"/>
    <w:rsid w:val="00F96F1F"/>
    <w:rsid w:val="00FA0E2B"/>
    <w:rsid w:val="00FA1115"/>
    <w:rsid w:val="00FA111F"/>
    <w:rsid w:val="00FA1F12"/>
    <w:rsid w:val="00FA2B43"/>
    <w:rsid w:val="00FA4C35"/>
    <w:rsid w:val="00FA52B2"/>
    <w:rsid w:val="00FA6145"/>
    <w:rsid w:val="00FA62E6"/>
    <w:rsid w:val="00FB1E70"/>
    <w:rsid w:val="00FB212A"/>
    <w:rsid w:val="00FB2838"/>
    <w:rsid w:val="00FB6F13"/>
    <w:rsid w:val="00FB6FE7"/>
    <w:rsid w:val="00FB77FE"/>
    <w:rsid w:val="00FB7B4A"/>
    <w:rsid w:val="00FC055B"/>
    <w:rsid w:val="00FC2B27"/>
    <w:rsid w:val="00FC4375"/>
    <w:rsid w:val="00FC5286"/>
    <w:rsid w:val="00FC6607"/>
    <w:rsid w:val="00FC6C7F"/>
    <w:rsid w:val="00FC7EDD"/>
    <w:rsid w:val="00FD1C48"/>
    <w:rsid w:val="00FD576F"/>
    <w:rsid w:val="00FD729D"/>
    <w:rsid w:val="00FE188D"/>
    <w:rsid w:val="00FE44BA"/>
    <w:rsid w:val="00FE5ECE"/>
    <w:rsid w:val="00FE7061"/>
    <w:rsid w:val="00FF0CF6"/>
    <w:rsid w:val="00FF4FD0"/>
    <w:rsid w:val="00FF5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05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418"/>
  </w:style>
  <w:style w:type="paragraph" w:styleId="Heading1">
    <w:name w:val="heading 1"/>
    <w:basedOn w:val="Normal"/>
    <w:next w:val="Normal"/>
    <w:link w:val="Heading1Char"/>
    <w:uiPriority w:val="9"/>
    <w:qFormat/>
    <w:rsid w:val="0039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4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4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24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24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24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24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24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4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4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24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24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24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24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24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4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2418"/>
    <w:pPr>
      <w:spacing w:before="160"/>
      <w:jc w:val="center"/>
    </w:pPr>
    <w:rPr>
      <w:i/>
      <w:iCs/>
      <w:color w:val="404040" w:themeColor="text1" w:themeTint="BF"/>
    </w:rPr>
  </w:style>
  <w:style w:type="character" w:customStyle="1" w:styleId="QuoteChar">
    <w:name w:val="Quote Char"/>
    <w:basedOn w:val="DefaultParagraphFont"/>
    <w:link w:val="Quote"/>
    <w:uiPriority w:val="29"/>
    <w:rsid w:val="00392418"/>
    <w:rPr>
      <w:i/>
      <w:iCs/>
      <w:color w:val="404040" w:themeColor="text1" w:themeTint="BF"/>
    </w:rPr>
  </w:style>
  <w:style w:type="paragraph" w:styleId="ListParagraph">
    <w:name w:val="List Paragraph"/>
    <w:basedOn w:val="Normal"/>
    <w:uiPriority w:val="34"/>
    <w:qFormat/>
    <w:rsid w:val="00392418"/>
    <w:pPr>
      <w:ind w:left="720"/>
      <w:contextualSpacing/>
    </w:pPr>
  </w:style>
  <w:style w:type="character" w:styleId="IntenseEmphasis">
    <w:name w:val="Intense Emphasis"/>
    <w:basedOn w:val="DefaultParagraphFont"/>
    <w:uiPriority w:val="21"/>
    <w:qFormat/>
    <w:rsid w:val="00392418"/>
    <w:rPr>
      <w:i/>
      <w:iCs/>
      <w:color w:val="0F4761" w:themeColor="accent1" w:themeShade="BF"/>
    </w:rPr>
  </w:style>
  <w:style w:type="paragraph" w:styleId="IntenseQuote">
    <w:name w:val="Intense Quote"/>
    <w:basedOn w:val="Normal"/>
    <w:next w:val="Normal"/>
    <w:link w:val="IntenseQuoteChar"/>
    <w:uiPriority w:val="30"/>
    <w:qFormat/>
    <w:rsid w:val="0039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418"/>
    <w:rPr>
      <w:i/>
      <w:iCs/>
      <w:color w:val="0F4761" w:themeColor="accent1" w:themeShade="BF"/>
    </w:rPr>
  </w:style>
  <w:style w:type="character" w:styleId="IntenseReference">
    <w:name w:val="Intense Reference"/>
    <w:basedOn w:val="DefaultParagraphFont"/>
    <w:uiPriority w:val="32"/>
    <w:qFormat/>
    <w:rsid w:val="00392418"/>
    <w:rPr>
      <w:b/>
      <w:bCs/>
      <w:smallCaps/>
      <w:color w:val="0F4761" w:themeColor="accent1" w:themeShade="BF"/>
      <w:spacing w:val="5"/>
    </w:rPr>
  </w:style>
  <w:style w:type="character" w:styleId="CommentReference">
    <w:name w:val="annotation reference"/>
    <w:basedOn w:val="DefaultParagraphFont"/>
    <w:uiPriority w:val="99"/>
    <w:semiHidden/>
    <w:unhideWhenUsed/>
    <w:rsid w:val="00392418"/>
    <w:rPr>
      <w:sz w:val="16"/>
      <w:szCs w:val="16"/>
    </w:rPr>
  </w:style>
  <w:style w:type="paragraph" w:styleId="CommentText">
    <w:name w:val="annotation text"/>
    <w:basedOn w:val="Normal"/>
    <w:link w:val="CommentTextChar"/>
    <w:uiPriority w:val="99"/>
    <w:unhideWhenUsed/>
    <w:rsid w:val="00392418"/>
    <w:pPr>
      <w:spacing w:line="240" w:lineRule="auto"/>
    </w:pPr>
    <w:rPr>
      <w:sz w:val="20"/>
      <w:szCs w:val="20"/>
    </w:rPr>
  </w:style>
  <w:style w:type="character" w:customStyle="1" w:styleId="CommentTextChar">
    <w:name w:val="Comment Text Char"/>
    <w:basedOn w:val="DefaultParagraphFont"/>
    <w:link w:val="CommentText"/>
    <w:uiPriority w:val="99"/>
    <w:rsid w:val="00392418"/>
    <w:rPr>
      <w:sz w:val="20"/>
      <w:szCs w:val="20"/>
    </w:rPr>
  </w:style>
  <w:style w:type="table" w:styleId="TableGrid">
    <w:name w:val="Table Grid"/>
    <w:basedOn w:val="TableNormal"/>
    <w:uiPriority w:val="39"/>
    <w:rsid w:val="00886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DE35C4"/>
    <w:rPr>
      <w:b/>
      <w:bCs/>
    </w:rPr>
  </w:style>
  <w:style w:type="character" w:customStyle="1" w:styleId="CommentSubjectChar">
    <w:name w:val="Comment Subject Char"/>
    <w:basedOn w:val="CommentTextChar"/>
    <w:link w:val="CommentSubject"/>
    <w:uiPriority w:val="99"/>
    <w:semiHidden/>
    <w:rsid w:val="00DE35C4"/>
    <w:rPr>
      <w:b/>
      <w:bCs/>
      <w:sz w:val="20"/>
      <w:szCs w:val="20"/>
    </w:rPr>
  </w:style>
  <w:style w:type="paragraph" w:styleId="Revision">
    <w:name w:val="Revision"/>
    <w:hidden/>
    <w:uiPriority w:val="99"/>
    <w:semiHidden/>
    <w:rsid w:val="001F1D7F"/>
    <w:pPr>
      <w:spacing w:after="0" w:line="240" w:lineRule="auto"/>
    </w:pPr>
  </w:style>
  <w:style w:type="paragraph" w:styleId="BalloonText">
    <w:name w:val="Balloon Text"/>
    <w:basedOn w:val="Normal"/>
    <w:link w:val="BalloonTextChar"/>
    <w:uiPriority w:val="99"/>
    <w:semiHidden/>
    <w:unhideWhenUsed/>
    <w:rsid w:val="00570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7EB"/>
    <w:rPr>
      <w:rFonts w:ascii="Segoe UI" w:hAnsi="Segoe UI" w:cs="Segoe UI"/>
      <w:sz w:val="18"/>
      <w:szCs w:val="18"/>
    </w:rPr>
  </w:style>
  <w:style w:type="paragraph" w:customStyle="1" w:styleId="CN">
    <w:name w:val="CN"/>
    <w:qFormat/>
    <w:rsid w:val="006B49C0"/>
    <w:pPr>
      <w:spacing w:line="480" w:lineRule="auto"/>
    </w:pPr>
    <w:rPr>
      <w:rFonts w:asciiTheme="minorHAnsi" w:eastAsiaTheme="minorEastAsia" w:hAnsiTheme="minorHAnsi" w:cstheme="minorBidi"/>
      <w:sz w:val="24"/>
      <w:szCs w:val="24"/>
    </w:rPr>
  </w:style>
  <w:style w:type="paragraph" w:customStyle="1" w:styleId="CT">
    <w:name w:val="CT"/>
    <w:qFormat/>
    <w:rsid w:val="006B49C0"/>
    <w:pPr>
      <w:spacing w:line="480" w:lineRule="auto"/>
    </w:pPr>
    <w:rPr>
      <w:rFonts w:asciiTheme="minorHAnsi" w:eastAsiaTheme="minorEastAsia" w:hAnsiTheme="minorHAnsi" w:cstheme="minorBidi"/>
      <w:sz w:val="24"/>
      <w:szCs w:val="24"/>
    </w:rPr>
  </w:style>
  <w:style w:type="paragraph" w:customStyle="1" w:styleId="EPI">
    <w:name w:val="EPI"/>
    <w:qFormat/>
    <w:rsid w:val="006B49C0"/>
    <w:pPr>
      <w:spacing w:after="0" w:line="480" w:lineRule="auto"/>
    </w:pPr>
    <w:rPr>
      <w:rFonts w:asciiTheme="minorHAnsi" w:eastAsiaTheme="minorEastAsia" w:hAnsiTheme="minorHAnsi" w:cstheme="minorBidi"/>
      <w:sz w:val="24"/>
      <w:szCs w:val="24"/>
    </w:rPr>
  </w:style>
  <w:style w:type="paragraph" w:customStyle="1" w:styleId="EPI-AU">
    <w:name w:val="EPI-AU"/>
    <w:qFormat/>
    <w:rsid w:val="006B49C0"/>
    <w:rPr>
      <w:rFonts w:asciiTheme="minorHAnsi" w:hAnsiTheme="minorHAnsi" w:cstheme="minorBidi"/>
      <w:sz w:val="24"/>
      <w:szCs w:val="24"/>
    </w:rPr>
  </w:style>
  <w:style w:type="paragraph" w:customStyle="1" w:styleId="PMI">
    <w:name w:val="PMI"/>
    <w:basedOn w:val="Normal"/>
    <w:qFormat/>
    <w:rsid w:val="006B49C0"/>
    <w:pPr>
      <w:spacing w:after="0" w:line="480" w:lineRule="auto"/>
    </w:pPr>
    <w:rPr>
      <w:rFonts w:asciiTheme="minorHAnsi" w:eastAsiaTheme="minorEastAsia" w:hAnsiTheme="minorHAnsi" w:cstheme="minorBidi"/>
      <w:sz w:val="24"/>
      <w:szCs w:val="24"/>
    </w:rPr>
  </w:style>
  <w:style w:type="paragraph" w:customStyle="1" w:styleId="BX1-TTL">
    <w:name w:val="BX1-TTL"/>
    <w:basedOn w:val="Normal"/>
    <w:qFormat/>
    <w:rsid w:val="006B49C0"/>
    <w:pPr>
      <w:spacing w:line="480" w:lineRule="auto"/>
    </w:pPr>
    <w:rPr>
      <w:rFonts w:asciiTheme="minorHAnsi" w:eastAsiaTheme="minorEastAsia" w:hAnsiTheme="minorHAnsi" w:cstheme="minorBidi"/>
      <w:sz w:val="24"/>
      <w:szCs w:val="24"/>
    </w:rPr>
  </w:style>
  <w:style w:type="paragraph" w:customStyle="1" w:styleId="BX1-BL-MID">
    <w:name w:val="BX1-BL-MID"/>
    <w:basedOn w:val="Normal"/>
    <w:qFormat/>
    <w:rsid w:val="006B49C0"/>
    <w:pPr>
      <w:spacing w:line="480" w:lineRule="auto"/>
      <w:ind w:left="720" w:hanging="360"/>
    </w:pPr>
    <w:rPr>
      <w:rFonts w:asciiTheme="minorHAnsi" w:eastAsiaTheme="minorEastAsia" w:hAnsiTheme="minorHAnsi" w:cstheme="minorBidi"/>
      <w:sz w:val="24"/>
      <w:szCs w:val="24"/>
    </w:rPr>
  </w:style>
  <w:style w:type="paragraph" w:customStyle="1" w:styleId="BX1-BL-LAST">
    <w:name w:val="BX1-BL-LAST"/>
    <w:basedOn w:val="BX1-BL-MID"/>
    <w:qFormat/>
    <w:rsid w:val="006B49C0"/>
  </w:style>
  <w:style w:type="paragraph" w:customStyle="1" w:styleId="BX1-BL-FIRST">
    <w:name w:val="BX1-BL-FIRST"/>
    <w:basedOn w:val="BX1-BL-MID"/>
    <w:qFormat/>
    <w:rsid w:val="006B49C0"/>
  </w:style>
  <w:style w:type="paragraph" w:customStyle="1" w:styleId="TXT">
    <w:name w:val="TXT"/>
    <w:basedOn w:val="Normal"/>
    <w:qFormat/>
    <w:rsid w:val="006B49C0"/>
    <w:pPr>
      <w:spacing w:after="120" w:line="480" w:lineRule="auto"/>
    </w:pPr>
  </w:style>
  <w:style w:type="paragraph" w:customStyle="1" w:styleId="BX3-TTL">
    <w:name w:val="BX3-TTL"/>
    <w:basedOn w:val="Normal"/>
    <w:qFormat/>
    <w:rsid w:val="006B49C0"/>
    <w:pPr>
      <w:spacing w:line="480" w:lineRule="auto"/>
    </w:pPr>
  </w:style>
  <w:style w:type="paragraph" w:customStyle="1" w:styleId="BX3-TXT-FIRST">
    <w:name w:val="BX3-TXT-FIRST"/>
    <w:basedOn w:val="Normal"/>
    <w:qFormat/>
    <w:rsid w:val="006B49C0"/>
    <w:pPr>
      <w:spacing w:after="120" w:line="480" w:lineRule="auto"/>
    </w:pPr>
  </w:style>
  <w:style w:type="paragraph" w:customStyle="1" w:styleId="BL-MID">
    <w:name w:val="BL-MID"/>
    <w:basedOn w:val="Normal"/>
    <w:qFormat/>
    <w:rsid w:val="006B49C0"/>
    <w:pPr>
      <w:spacing w:after="120" w:line="480" w:lineRule="auto"/>
      <w:ind w:left="720" w:hanging="360"/>
    </w:pPr>
  </w:style>
  <w:style w:type="paragraph" w:customStyle="1" w:styleId="BL-LAST">
    <w:name w:val="BL-LAST"/>
    <w:basedOn w:val="BL-MID"/>
    <w:qFormat/>
    <w:rsid w:val="006B49C0"/>
  </w:style>
  <w:style w:type="paragraph" w:customStyle="1" w:styleId="BL-FIRST">
    <w:name w:val="BL-FIRST"/>
    <w:basedOn w:val="BL-MID"/>
    <w:qFormat/>
    <w:rsid w:val="006B49C0"/>
  </w:style>
  <w:style w:type="paragraph" w:customStyle="1" w:styleId="H1">
    <w:name w:val="H1"/>
    <w:basedOn w:val="Normal"/>
    <w:qFormat/>
    <w:rsid w:val="006B49C0"/>
    <w:pPr>
      <w:spacing w:after="120" w:line="480" w:lineRule="auto"/>
    </w:pPr>
  </w:style>
  <w:style w:type="paragraph" w:customStyle="1" w:styleId="H2">
    <w:name w:val="H2"/>
    <w:basedOn w:val="Normal"/>
    <w:qFormat/>
    <w:rsid w:val="006B49C0"/>
    <w:pPr>
      <w:spacing w:after="120" w:line="480" w:lineRule="auto"/>
    </w:pPr>
  </w:style>
  <w:style w:type="paragraph" w:customStyle="1" w:styleId="H3">
    <w:name w:val="H3"/>
    <w:basedOn w:val="Normal"/>
    <w:qFormat/>
    <w:rsid w:val="006B49C0"/>
    <w:pPr>
      <w:spacing w:after="120" w:line="480" w:lineRule="auto"/>
    </w:pPr>
  </w:style>
  <w:style w:type="paragraph" w:customStyle="1" w:styleId="TXT-FLUSH">
    <w:name w:val="TXT-FLUSH"/>
    <w:basedOn w:val="Normal"/>
    <w:qFormat/>
    <w:rsid w:val="00E10D0C"/>
    <w:pPr>
      <w:spacing w:after="120" w:line="480" w:lineRule="auto"/>
    </w:pPr>
  </w:style>
  <w:style w:type="paragraph" w:customStyle="1" w:styleId="T1">
    <w:name w:val="T1"/>
    <w:basedOn w:val="Normal"/>
    <w:qFormat/>
    <w:rsid w:val="00F1770E"/>
    <w:pPr>
      <w:spacing w:before="100" w:beforeAutospacing="1" w:after="100" w:afterAutospacing="1" w:line="240" w:lineRule="auto"/>
      <w:outlineLvl w:val="1"/>
    </w:pPr>
  </w:style>
  <w:style w:type="paragraph" w:customStyle="1" w:styleId="T2">
    <w:name w:val="T2"/>
    <w:basedOn w:val="Normal"/>
    <w:qFormat/>
    <w:rsid w:val="00F1770E"/>
    <w:pPr>
      <w:spacing w:after="120" w:line="240" w:lineRule="auto"/>
      <w:jc w:val="center"/>
    </w:pPr>
  </w:style>
  <w:style w:type="paragraph" w:customStyle="1" w:styleId="T">
    <w:name w:val="T"/>
    <w:basedOn w:val="Normal"/>
    <w:qFormat/>
    <w:rsid w:val="00F1770E"/>
    <w:pPr>
      <w:spacing w:after="120" w:line="240" w:lineRule="auto"/>
    </w:pPr>
  </w:style>
  <w:style w:type="paragraph" w:customStyle="1" w:styleId="TBL-MID">
    <w:name w:val="TBL-MID"/>
    <w:qFormat/>
    <w:rsid w:val="006209DE"/>
    <w:pPr>
      <w:spacing w:after="120" w:line="480" w:lineRule="auto"/>
      <w:ind w:left="720" w:hanging="360"/>
    </w:pPr>
  </w:style>
  <w:style w:type="paragraph" w:customStyle="1" w:styleId="REFH1">
    <w:name w:val="REFH1"/>
    <w:basedOn w:val="Normal"/>
    <w:qFormat/>
    <w:rsid w:val="009C4691"/>
    <w:pPr>
      <w:spacing w:after="120" w:line="480" w:lineRule="auto"/>
    </w:pPr>
  </w:style>
  <w:style w:type="paragraph" w:customStyle="1" w:styleId="REF-N">
    <w:name w:val="REF-N"/>
    <w:basedOn w:val="Normal"/>
    <w:qFormat/>
    <w:rsid w:val="009C4691"/>
    <w:pPr>
      <w:spacing w:after="200" w:line="480" w:lineRule="auto"/>
      <w:ind w:left="720" w:hanging="360"/>
    </w:pPr>
    <w:rPr>
      <w:rFonts w:asciiTheme="minorHAnsi" w:hAnsiTheme="minorHAnsi" w:cstheme="minorBidi"/>
      <w:kern w:val="0"/>
      <w:lang w:val="en-IN"/>
      <w14:ligatures w14:val="none"/>
    </w:rPr>
  </w:style>
  <w:style w:type="character" w:customStyle="1" w:styleId="bibarticle">
    <w:name w:val="bib_article"/>
    <w:rsid w:val="009C4691"/>
    <w:rPr>
      <w:rFonts w:ascii="Times New Roman" w:hAnsi="Times New Roman"/>
      <w:sz w:val="24"/>
      <w:bdr w:val="none" w:sz="0" w:space="0" w:color="auto"/>
      <w:shd w:val="clear" w:color="auto" w:fill="CCFFFF"/>
    </w:rPr>
  </w:style>
  <w:style w:type="character" w:customStyle="1" w:styleId="bibbook">
    <w:name w:val="bib_book"/>
    <w:rsid w:val="009C4691"/>
    <w:rPr>
      <w:rFonts w:ascii="Times New Roman" w:hAnsi="Times New Roman"/>
      <w:i/>
      <w:sz w:val="24"/>
      <w:bdr w:val="none" w:sz="0" w:space="0" w:color="auto"/>
      <w:shd w:val="clear" w:color="auto" w:fill="99CCFF"/>
    </w:rPr>
  </w:style>
  <w:style w:type="character" w:customStyle="1" w:styleId="bibdoi">
    <w:name w:val="bib_doi"/>
    <w:rsid w:val="009C4691"/>
    <w:rPr>
      <w:rFonts w:ascii="Times New Roman" w:hAnsi="Times New Roman"/>
      <w:sz w:val="24"/>
      <w:bdr w:val="none" w:sz="0" w:space="0" w:color="auto"/>
      <w:shd w:val="clear" w:color="auto" w:fill="CCFFCC"/>
    </w:rPr>
  </w:style>
  <w:style w:type="character" w:customStyle="1" w:styleId="bibfname">
    <w:name w:val="bib_fname"/>
    <w:rsid w:val="009C4691"/>
    <w:rPr>
      <w:rFonts w:ascii="Times New Roman" w:hAnsi="Times New Roman"/>
      <w:sz w:val="24"/>
      <w:bdr w:val="none" w:sz="0" w:space="0" w:color="auto"/>
      <w:shd w:val="clear" w:color="auto" w:fill="FFFFCC"/>
    </w:rPr>
  </w:style>
  <w:style w:type="character" w:customStyle="1" w:styleId="bibfpage">
    <w:name w:val="bib_fpage"/>
    <w:rsid w:val="009C4691"/>
    <w:rPr>
      <w:rFonts w:ascii="Times New Roman" w:hAnsi="Times New Roman"/>
      <w:sz w:val="24"/>
      <w:bdr w:val="none" w:sz="0" w:space="0" w:color="auto"/>
      <w:shd w:val="clear" w:color="auto" w:fill="E6E6E6"/>
    </w:rPr>
  </w:style>
  <w:style w:type="character" w:customStyle="1" w:styleId="bibissue">
    <w:name w:val="bib_issue"/>
    <w:rsid w:val="009C4691"/>
    <w:rPr>
      <w:rFonts w:ascii="Times New Roman" w:hAnsi="Times New Roman"/>
      <w:sz w:val="24"/>
      <w:bdr w:val="none" w:sz="0" w:space="0" w:color="auto"/>
      <w:shd w:val="clear" w:color="auto" w:fill="FFFFAB"/>
    </w:rPr>
  </w:style>
  <w:style w:type="character" w:customStyle="1" w:styleId="bibjournal">
    <w:name w:val="bib_journal"/>
    <w:rsid w:val="009C4691"/>
    <w:rPr>
      <w:rFonts w:ascii="Times New Roman" w:hAnsi="Times New Roman"/>
      <w:i/>
      <w:sz w:val="24"/>
      <w:bdr w:val="none" w:sz="0" w:space="0" w:color="auto"/>
      <w:shd w:val="clear" w:color="auto" w:fill="F9DECF"/>
    </w:rPr>
  </w:style>
  <w:style w:type="character" w:customStyle="1" w:styleId="biblpage">
    <w:name w:val="bib_lpage"/>
    <w:rsid w:val="009C4691"/>
    <w:rPr>
      <w:rFonts w:ascii="Times New Roman" w:hAnsi="Times New Roman"/>
      <w:sz w:val="24"/>
      <w:bdr w:val="none" w:sz="0" w:space="0" w:color="auto"/>
      <w:shd w:val="clear" w:color="auto" w:fill="D9D9D9"/>
    </w:rPr>
  </w:style>
  <w:style w:type="character" w:customStyle="1" w:styleId="bibnumber">
    <w:name w:val="bib_number"/>
    <w:rsid w:val="009C4691"/>
    <w:rPr>
      <w:rFonts w:ascii="Times New Roman" w:hAnsi="Times New Roman"/>
      <w:sz w:val="24"/>
      <w:bdr w:val="none" w:sz="0" w:space="0" w:color="auto"/>
      <w:shd w:val="clear" w:color="auto" w:fill="CCCCFF"/>
    </w:rPr>
  </w:style>
  <w:style w:type="character" w:customStyle="1" w:styleId="biborganization">
    <w:name w:val="bib_organization"/>
    <w:rsid w:val="009C4691"/>
    <w:rPr>
      <w:rFonts w:ascii="Times New Roman" w:hAnsi="Times New Roman"/>
      <w:sz w:val="24"/>
      <w:bdr w:val="none" w:sz="0" w:space="0" w:color="auto"/>
      <w:shd w:val="clear" w:color="auto" w:fill="CCFF99"/>
    </w:rPr>
  </w:style>
  <w:style w:type="character" w:customStyle="1" w:styleId="bibpublisher">
    <w:name w:val="bib_publisher"/>
    <w:rsid w:val="009C4691"/>
    <w:rPr>
      <w:rFonts w:ascii="Times New Roman" w:hAnsi="Times New Roman"/>
      <w:sz w:val="24"/>
      <w:bdr w:val="none" w:sz="0" w:space="0" w:color="auto"/>
      <w:shd w:val="clear" w:color="auto" w:fill="FF99CC"/>
    </w:rPr>
  </w:style>
  <w:style w:type="character" w:customStyle="1" w:styleId="bibsurname">
    <w:name w:val="bib_surname"/>
    <w:rsid w:val="009C4691"/>
    <w:rPr>
      <w:rFonts w:ascii="Times New Roman" w:hAnsi="Times New Roman"/>
      <w:sz w:val="24"/>
      <w:bdr w:val="none" w:sz="0" w:space="0" w:color="auto"/>
      <w:shd w:val="clear" w:color="auto" w:fill="CCFF99"/>
    </w:rPr>
  </w:style>
  <w:style w:type="character" w:customStyle="1" w:styleId="bibvolume">
    <w:name w:val="bib_volume"/>
    <w:rsid w:val="009C4691"/>
    <w:rPr>
      <w:rFonts w:ascii="Times New Roman" w:hAnsi="Times New Roman"/>
      <w:sz w:val="24"/>
      <w:bdr w:val="none" w:sz="0" w:space="0" w:color="auto"/>
      <w:shd w:val="clear" w:color="auto" w:fill="CCECFF"/>
    </w:rPr>
  </w:style>
  <w:style w:type="character" w:customStyle="1" w:styleId="bibyear">
    <w:name w:val="bib_year"/>
    <w:rsid w:val="009C4691"/>
    <w:rPr>
      <w:rFonts w:ascii="Times New Roman" w:hAnsi="Times New Roman"/>
      <w:sz w:val="24"/>
      <w:bdr w:val="none" w:sz="0" w:space="0" w:color="auto"/>
      <w:shd w:val="clear" w:color="auto" w:fill="FFCCF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2"/>
        <w:szCs w:val="22"/>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2418"/>
  </w:style>
  <w:style w:type="paragraph" w:styleId="Heading1">
    <w:name w:val="heading 1"/>
    <w:basedOn w:val="Normal"/>
    <w:next w:val="Normal"/>
    <w:link w:val="Heading1Char"/>
    <w:uiPriority w:val="9"/>
    <w:qFormat/>
    <w:rsid w:val="00392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2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241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241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9241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924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924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924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924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4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24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241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241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9241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924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924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924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924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92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4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4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4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92418"/>
    <w:pPr>
      <w:spacing w:before="160"/>
      <w:jc w:val="center"/>
    </w:pPr>
    <w:rPr>
      <w:i/>
      <w:iCs/>
      <w:color w:val="404040" w:themeColor="text1" w:themeTint="BF"/>
    </w:rPr>
  </w:style>
  <w:style w:type="character" w:customStyle="1" w:styleId="QuoteChar">
    <w:name w:val="Quote Char"/>
    <w:basedOn w:val="DefaultParagraphFont"/>
    <w:link w:val="Quote"/>
    <w:uiPriority w:val="29"/>
    <w:rsid w:val="00392418"/>
    <w:rPr>
      <w:i/>
      <w:iCs/>
      <w:color w:val="404040" w:themeColor="text1" w:themeTint="BF"/>
    </w:rPr>
  </w:style>
  <w:style w:type="paragraph" w:styleId="ListParagraph">
    <w:name w:val="List Paragraph"/>
    <w:basedOn w:val="Normal"/>
    <w:uiPriority w:val="34"/>
    <w:qFormat/>
    <w:rsid w:val="00392418"/>
    <w:pPr>
      <w:ind w:left="720"/>
      <w:contextualSpacing/>
    </w:pPr>
  </w:style>
  <w:style w:type="character" w:styleId="IntenseEmphasis">
    <w:name w:val="Intense Emphasis"/>
    <w:basedOn w:val="DefaultParagraphFont"/>
    <w:uiPriority w:val="21"/>
    <w:qFormat/>
    <w:rsid w:val="00392418"/>
    <w:rPr>
      <w:i/>
      <w:iCs/>
      <w:color w:val="0F4761" w:themeColor="accent1" w:themeShade="BF"/>
    </w:rPr>
  </w:style>
  <w:style w:type="paragraph" w:styleId="IntenseQuote">
    <w:name w:val="Intense Quote"/>
    <w:basedOn w:val="Normal"/>
    <w:next w:val="Normal"/>
    <w:link w:val="IntenseQuoteChar"/>
    <w:uiPriority w:val="30"/>
    <w:qFormat/>
    <w:rsid w:val="00392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418"/>
    <w:rPr>
      <w:i/>
      <w:iCs/>
      <w:color w:val="0F4761" w:themeColor="accent1" w:themeShade="BF"/>
    </w:rPr>
  </w:style>
  <w:style w:type="character" w:styleId="IntenseReference">
    <w:name w:val="Intense Reference"/>
    <w:basedOn w:val="DefaultParagraphFont"/>
    <w:uiPriority w:val="32"/>
    <w:qFormat/>
    <w:rsid w:val="00392418"/>
    <w:rPr>
      <w:b/>
      <w:bCs/>
      <w:smallCaps/>
      <w:color w:val="0F4761" w:themeColor="accent1" w:themeShade="BF"/>
      <w:spacing w:val="5"/>
    </w:rPr>
  </w:style>
  <w:style w:type="character" w:styleId="CommentReference">
    <w:name w:val="annotation reference"/>
    <w:basedOn w:val="DefaultParagraphFont"/>
    <w:uiPriority w:val="99"/>
    <w:semiHidden/>
    <w:unhideWhenUsed/>
    <w:rsid w:val="00392418"/>
    <w:rPr>
      <w:sz w:val="16"/>
      <w:szCs w:val="16"/>
    </w:rPr>
  </w:style>
  <w:style w:type="paragraph" w:styleId="CommentText">
    <w:name w:val="annotation text"/>
    <w:basedOn w:val="Normal"/>
    <w:link w:val="CommentTextChar"/>
    <w:uiPriority w:val="99"/>
    <w:unhideWhenUsed/>
    <w:rsid w:val="00392418"/>
    <w:pPr>
      <w:spacing w:line="240" w:lineRule="auto"/>
    </w:pPr>
    <w:rPr>
      <w:sz w:val="20"/>
      <w:szCs w:val="20"/>
    </w:rPr>
  </w:style>
  <w:style w:type="character" w:customStyle="1" w:styleId="CommentTextChar">
    <w:name w:val="Comment Text Char"/>
    <w:basedOn w:val="DefaultParagraphFont"/>
    <w:link w:val="CommentText"/>
    <w:uiPriority w:val="99"/>
    <w:rsid w:val="00392418"/>
    <w:rPr>
      <w:sz w:val="20"/>
      <w:szCs w:val="20"/>
    </w:rPr>
  </w:style>
  <w:style w:type="table" w:styleId="TableGrid">
    <w:name w:val="Table Grid"/>
    <w:basedOn w:val="TableNormal"/>
    <w:uiPriority w:val="39"/>
    <w:rsid w:val="00886B0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mmentSubject">
    <w:name w:val="annotation subject"/>
    <w:basedOn w:val="CommentText"/>
    <w:next w:val="CommentText"/>
    <w:link w:val="CommentSubjectChar"/>
    <w:uiPriority w:val="99"/>
    <w:semiHidden/>
    <w:unhideWhenUsed/>
    <w:rsid w:val="00DE35C4"/>
    <w:rPr>
      <w:b/>
      <w:bCs/>
    </w:rPr>
  </w:style>
  <w:style w:type="character" w:customStyle="1" w:styleId="CommentSubjectChar">
    <w:name w:val="Comment Subject Char"/>
    <w:basedOn w:val="CommentTextChar"/>
    <w:link w:val="CommentSubject"/>
    <w:uiPriority w:val="99"/>
    <w:semiHidden/>
    <w:rsid w:val="00DE35C4"/>
    <w:rPr>
      <w:b/>
      <w:bCs/>
      <w:sz w:val="20"/>
      <w:szCs w:val="20"/>
    </w:rPr>
  </w:style>
  <w:style w:type="paragraph" w:styleId="Revision">
    <w:name w:val="Revision"/>
    <w:hidden/>
    <w:uiPriority w:val="99"/>
    <w:semiHidden/>
    <w:rsid w:val="001F1D7F"/>
    <w:pPr>
      <w:spacing w:after="0" w:line="240" w:lineRule="auto"/>
    </w:pPr>
  </w:style>
  <w:style w:type="paragraph" w:styleId="BalloonText">
    <w:name w:val="Balloon Text"/>
    <w:basedOn w:val="Normal"/>
    <w:link w:val="BalloonTextChar"/>
    <w:uiPriority w:val="99"/>
    <w:semiHidden/>
    <w:unhideWhenUsed/>
    <w:rsid w:val="005707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7EB"/>
    <w:rPr>
      <w:rFonts w:ascii="Segoe UI" w:hAnsi="Segoe UI" w:cs="Segoe UI"/>
      <w:sz w:val="18"/>
      <w:szCs w:val="18"/>
    </w:rPr>
  </w:style>
  <w:style w:type="paragraph" w:customStyle="1" w:styleId="CN">
    <w:name w:val="CN"/>
    <w:qFormat/>
    <w:rsid w:val="006B49C0"/>
    <w:pPr>
      <w:spacing w:line="480" w:lineRule="auto"/>
    </w:pPr>
    <w:rPr>
      <w:rFonts w:asciiTheme="minorHAnsi" w:eastAsiaTheme="minorEastAsia" w:hAnsiTheme="minorHAnsi" w:cstheme="minorBidi"/>
      <w:sz w:val="24"/>
      <w:szCs w:val="24"/>
    </w:rPr>
  </w:style>
  <w:style w:type="paragraph" w:customStyle="1" w:styleId="CT">
    <w:name w:val="CT"/>
    <w:qFormat/>
    <w:rsid w:val="006B49C0"/>
    <w:pPr>
      <w:spacing w:line="480" w:lineRule="auto"/>
    </w:pPr>
    <w:rPr>
      <w:rFonts w:asciiTheme="minorHAnsi" w:eastAsiaTheme="minorEastAsia" w:hAnsiTheme="minorHAnsi" w:cstheme="minorBidi"/>
      <w:sz w:val="24"/>
      <w:szCs w:val="24"/>
    </w:rPr>
  </w:style>
  <w:style w:type="paragraph" w:customStyle="1" w:styleId="EPI">
    <w:name w:val="EPI"/>
    <w:qFormat/>
    <w:rsid w:val="006B49C0"/>
    <w:pPr>
      <w:spacing w:after="0" w:line="480" w:lineRule="auto"/>
    </w:pPr>
    <w:rPr>
      <w:rFonts w:asciiTheme="minorHAnsi" w:eastAsiaTheme="minorEastAsia" w:hAnsiTheme="minorHAnsi" w:cstheme="minorBidi"/>
      <w:sz w:val="24"/>
      <w:szCs w:val="24"/>
    </w:rPr>
  </w:style>
  <w:style w:type="paragraph" w:customStyle="1" w:styleId="EPI-AU">
    <w:name w:val="EPI-AU"/>
    <w:qFormat/>
    <w:rsid w:val="006B49C0"/>
    <w:rPr>
      <w:rFonts w:asciiTheme="minorHAnsi" w:hAnsiTheme="minorHAnsi" w:cstheme="minorBidi"/>
      <w:sz w:val="24"/>
      <w:szCs w:val="24"/>
    </w:rPr>
  </w:style>
  <w:style w:type="paragraph" w:customStyle="1" w:styleId="PMI">
    <w:name w:val="PMI"/>
    <w:basedOn w:val="Normal"/>
    <w:qFormat/>
    <w:rsid w:val="006B49C0"/>
    <w:pPr>
      <w:spacing w:after="0" w:line="480" w:lineRule="auto"/>
    </w:pPr>
    <w:rPr>
      <w:rFonts w:asciiTheme="minorHAnsi" w:eastAsiaTheme="minorEastAsia" w:hAnsiTheme="minorHAnsi" w:cstheme="minorBidi"/>
      <w:sz w:val="24"/>
      <w:szCs w:val="24"/>
    </w:rPr>
  </w:style>
  <w:style w:type="paragraph" w:customStyle="1" w:styleId="BX1-TTL">
    <w:name w:val="BX1-TTL"/>
    <w:basedOn w:val="Normal"/>
    <w:qFormat/>
    <w:rsid w:val="006B49C0"/>
    <w:pPr>
      <w:spacing w:line="480" w:lineRule="auto"/>
    </w:pPr>
    <w:rPr>
      <w:rFonts w:asciiTheme="minorHAnsi" w:eastAsiaTheme="minorEastAsia" w:hAnsiTheme="minorHAnsi" w:cstheme="minorBidi"/>
      <w:sz w:val="24"/>
      <w:szCs w:val="24"/>
    </w:rPr>
  </w:style>
  <w:style w:type="paragraph" w:customStyle="1" w:styleId="BX1-BL-MID">
    <w:name w:val="BX1-BL-MID"/>
    <w:basedOn w:val="Normal"/>
    <w:qFormat/>
    <w:rsid w:val="006B49C0"/>
    <w:pPr>
      <w:spacing w:line="480" w:lineRule="auto"/>
      <w:ind w:left="720" w:hanging="360"/>
    </w:pPr>
    <w:rPr>
      <w:rFonts w:asciiTheme="minorHAnsi" w:eastAsiaTheme="minorEastAsia" w:hAnsiTheme="minorHAnsi" w:cstheme="minorBidi"/>
      <w:sz w:val="24"/>
      <w:szCs w:val="24"/>
    </w:rPr>
  </w:style>
  <w:style w:type="paragraph" w:customStyle="1" w:styleId="BX1-BL-LAST">
    <w:name w:val="BX1-BL-LAST"/>
    <w:basedOn w:val="BX1-BL-MID"/>
    <w:qFormat/>
    <w:rsid w:val="006B49C0"/>
  </w:style>
  <w:style w:type="paragraph" w:customStyle="1" w:styleId="BX1-BL-FIRST">
    <w:name w:val="BX1-BL-FIRST"/>
    <w:basedOn w:val="BX1-BL-MID"/>
    <w:qFormat/>
    <w:rsid w:val="006B49C0"/>
  </w:style>
  <w:style w:type="paragraph" w:customStyle="1" w:styleId="TXT">
    <w:name w:val="TXT"/>
    <w:basedOn w:val="Normal"/>
    <w:qFormat/>
    <w:rsid w:val="006B49C0"/>
    <w:pPr>
      <w:spacing w:after="120" w:line="480" w:lineRule="auto"/>
    </w:pPr>
  </w:style>
  <w:style w:type="paragraph" w:customStyle="1" w:styleId="BX3-TTL">
    <w:name w:val="BX3-TTL"/>
    <w:basedOn w:val="Normal"/>
    <w:qFormat/>
    <w:rsid w:val="006B49C0"/>
    <w:pPr>
      <w:spacing w:line="480" w:lineRule="auto"/>
    </w:pPr>
  </w:style>
  <w:style w:type="paragraph" w:customStyle="1" w:styleId="BX3-TXT-FIRST">
    <w:name w:val="BX3-TXT-FIRST"/>
    <w:basedOn w:val="Normal"/>
    <w:qFormat/>
    <w:rsid w:val="006B49C0"/>
    <w:pPr>
      <w:spacing w:after="120" w:line="480" w:lineRule="auto"/>
    </w:pPr>
  </w:style>
  <w:style w:type="paragraph" w:customStyle="1" w:styleId="BL-MID">
    <w:name w:val="BL-MID"/>
    <w:basedOn w:val="Normal"/>
    <w:qFormat/>
    <w:rsid w:val="006B49C0"/>
    <w:pPr>
      <w:spacing w:after="120" w:line="480" w:lineRule="auto"/>
      <w:ind w:left="720" w:hanging="360"/>
    </w:pPr>
  </w:style>
  <w:style w:type="paragraph" w:customStyle="1" w:styleId="BL-LAST">
    <w:name w:val="BL-LAST"/>
    <w:basedOn w:val="BL-MID"/>
    <w:qFormat/>
    <w:rsid w:val="006B49C0"/>
  </w:style>
  <w:style w:type="paragraph" w:customStyle="1" w:styleId="BL-FIRST">
    <w:name w:val="BL-FIRST"/>
    <w:basedOn w:val="BL-MID"/>
    <w:qFormat/>
    <w:rsid w:val="006B49C0"/>
  </w:style>
  <w:style w:type="paragraph" w:customStyle="1" w:styleId="H1">
    <w:name w:val="H1"/>
    <w:basedOn w:val="Normal"/>
    <w:qFormat/>
    <w:rsid w:val="006B49C0"/>
    <w:pPr>
      <w:spacing w:after="120" w:line="480" w:lineRule="auto"/>
    </w:pPr>
  </w:style>
  <w:style w:type="paragraph" w:customStyle="1" w:styleId="H2">
    <w:name w:val="H2"/>
    <w:basedOn w:val="Normal"/>
    <w:qFormat/>
    <w:rsid w:val="006B49C0"/>
    <w:pPr>
      <w:spacing w:after="120" w:line="480" w:lineRule="auto"/>
    </w:pPr>
  </w:style>
  <w:style w:type="paragraph" w:customStyle="1" w:styleId="H3">
    <w:name w:val="H3"/>
    <w:basedOn w:val="Normal"/>
    <w:qFormat/>
    <w:rsid w:val="006B49C0"/>
    <w:pPr>
      <w:spacing w:after="120" w:line="480" w:lineRule="auto"/>
    </w:pPr>
  </w:style>
  <w:style w:type="paragraph" w:customStyle="1" w:styleId="TXT-FLUSH">
    <w:name w:val="TXT-FLUSH"/>
    <w:basedOn w:val="Normal"/>
    <w:qFormat/>
    <w:rsid w:val="00E10D0C"/>
    <w:pPr>
      <w:spacing w:after="120" w:line="480" w:lineRule="auto"/>
    </w:pPr>
  </w:style>
  <w:style w:type="paragraph" w:customStyle="1" w:styleId="T1">
    <w:name w:val="T1"/>
    <w:basedOn w:val="Normal"/>
    <w:qFormat/>
    <w:rsid w:val="00F1770E"/>
    <w:pPr>
      <w:spacing w:before="100" w:beforeAutospacing="1" w:after="100" w:afterAutospacing="1" w:line="240" w:lineRule="auto"/>
      <w:outlineLvl w:val="1"/>
    </w:pPr>
  </w:style>
  <w:style w:type="paragraph" w:customStyle="1" w:styleId="T2">
    <w:name w:val="T2"/>
    <w:basedOn w:val="Normal"/>
    <w:qFormat/>
    <w:rsid w:val="00F1770E"/>
    <w:pPr>
      <w:spacing w:after="120" w:line="240" w:lineRule="auto"/>
      <w:jc w:val="center"/>
    </w:pPr>
  </w:style>
  <w:style w:type="paragraph" w:customStyle="1" w:styleId="T">
    <w:name w:val="T"/>
    <w:basedOn w:val="Normal"/>
    <w:qFormat/>
    <w:rsid w:val="00F1770E"/>
    <w:pPr>
      <w:spacing w:after="120" w:line="240" w:lineRule="auto"/>
    </w:pPr>
  </w:style>
  <w:style w:type="paragraph" w:customStyle="1" w:styleId="TBL-MID">
    <w:name w:val="TBL-MID"/>
    <w:qFormat/>
    <w:rsid w:val="006209DE"/>
    <w:pPr>
      <w:spacing w:after="120" w:line="480" w:lineRule="auto"/>
      <w:ind w:left="720" w:hanging="360"/>
    </w:pPr>
  </w:style>
  <w:style w:type="paragraph" w:customStyle="1" w:styleId="REFH1">
    <w:name w:val="REFH1"/>
    <w:basedOn w:val="Normal"/>
    <w:qFormat/>
    <w:rsid w:val="009C4691"/>
    <w:pPr>
      <w:spacing w:after="120" w:line="480" w:lineRule="auto"/>
    </w:pPr>
  </w:style>
  <w:style w:type="paragraph" w:customStyle="1" w:styleId="REF-N">
    <w:name w:val="REF-N"/>
    <w:basedOn w:val="Normal"/>
    <w:qFormat/>
    <w:rsid w:val="009C4691"/>
    <w:pPr>
      <w:spacing w:after="200" w:line="480" w:lineRule="auto"/>
      <w:ind w:left="720" w:hanging="360"/>
    </w:pPr>
    <w:rPr>
      <w:rFonts w:asciiTheme="minorHAnsi" w:hAnsiTheme="minorHAnsi" w:cstheme="minorBidi"/>
      <w:kern w:val="0"/>
      <w:lang w:val="en-IN"/>
      <w14:ligatures w14:val="none"/>
    </w:rPr>
  </w:style>
  <w:style w:type="character" w:customStyle="1" w:styleId="bibarticle">
    <w:name w:val="bib_article"/>
    <w:rsid w:val="009C4691"/>
    <w:rPr>
      <w:rFonts w:ascii="Times New Roman" w:hAnsi="Times New Roman"/>
      <w:sz w:val="24"/>
      <w:bdr w:val="none" w:sz="0" w:space="0" w:color="auto"/>
      <w:shd w:val="clear" w:color="auto" w:fill="CCFFFF"/>
    </w:rPr>
  </w:style>
  <w:style w:type="character" w:customStyle="1" w:styleId="bibbook">
    <w:name w:val="bib_book"/>
    <w:rsid w:val="009C4691"/>
    <w:rPr>
      <w:rFonts w:ascii="Times New Roman" w:hAnsi="Times New Roman"/>
      <w:i/>
      <w:sz w:val="24"/>
      <w:bdr w:val="none" w:sz="0" w:space="0" w:color="auto"/>
      <w:shd w:val="clear" w:color="auto" w:fill="99CCFF"/>
    </w:rPr>
  </w:style>
  <w:style w:type="character" w:customStyle="1" w:styleId="bibdoi">
    <w:name w:val="bib_doi"/>
    <w:rsid w:val="009C4691"/>
    <w:rPr>
      <w:rFonts w:ascii="Times New Roman" w:hAnsi="Times New Roman"/>
      <w:sz w:val="24"/>
      <w:bdr w:val="none" w:sz="0" w:space="0" w:color="auto"/>
      <w:shd w:val="clear" w:color="auto" w:fill="CCFFCC"/>
    </w:rPr>
  </w:style>
  <w:style w:type="character" w:customStyle="1" w:styleId="bibfname">
    <w:name w:val="bib_fname"/>
    <w:rsid w:val="009C4691"/>
    <w:rPr>
      <w:rFonts w:ascii="Times New Roman" w:hAnsi="Times New Roman"/>
      <w:sz w:val="24"/>
      <w:bdr w:val="none" w:sz="0" w:space="0" w:color="auto"/>
      <w:shd w:val="clear" w:color="auto" w:fill="FFFFCC"/>
    </w:rPr>
  </w:style>
  <w:style w:type="character" w:customStyle="1" w:styleId="bibfpage">
    <w:name w:val="bib_fpage"/>
    <w:rsid w:val="009C4691"/>
    <w:rPr>
      <w:rFonts w:ascii="Times New Roman" w:hAnsi="Times New Roman"/>
      <w:sz w:val="24"/>
      <w:bdr w:val="none" w:sz="0" w:space="0" w:color="auto"/>
      <w:shd w:val="clear" w:color="auto" w:fill="E6E6E6"/>
    </w:rPr>
  </w:style>
  <w:style w:type="character" w:customStyle="1" w:styleId="bibissue">
    <w:name w:val="bib_issue"/>
    <w:rsid w:val="009C4691"/>
    <w:rPr>
      <w:rFonts w:ascii="Times New Roman" w:hAnsi="Times New Roman"/>
      <w:sz w:val="24"/>
      <w:bdr w:val="none" w:sz="0" w:space="0" w:color="auto"/>
      <w:shd w:val="clear" w:color="auto" w:fill="FFFFAB"/>
    </w:rPr>
  </w:style>
  <w:style w:type="character" w:customStyle="1" w:styleId="bibjournal">
    <w:name w:val="bib_journal"/>
    <w:rsid w:val="009C4691"/>
    <w:rPr>
      <w:rFonts w:ascii="Times New Roman" w:hAnsi="Times New Roman"/>
      <w:i/>
      <w:sz w:val="24"/>
      <w:bdr w:val="none" w:sz="0" w:space="0" w:color="auto"/>
      <w:shd w:val="clear" w:color="auto" w:fill="F9DECF"/>
    </w:rPr>
  </w:style>
  <w:style w:type="character" w:customStyle="1" w:styleId="biblpage">
    <w:name w:val="bib_lpage"/>
    <w:rsid w:val="009C4691"/>
    <w:rPr>
      <w:rFonts w:ascii="Times New Roman" w:hAnsi="Times New Roman"/>
      <w:sz w:val="24"/>
      <w:bdr w:val="none" w:sz="0" w:space="0" w:color="auto"/>
      <w:shd w:val="clear" w:color="auto" w:fill="D9D9D9"/>
    </w:rPr>
  </w:style>
  <w:style w:type="character" w:customStyle="1" w:styleId="bibnumber">
    <w:name w:val="bib_number"/>
    <w:rsid w:val="009C4691"/>
    <w:rPr>
      <w:rFonts w:ascii="Times New Roman" w:hAnsi="Times New Roman"/>
      <w:sz w:val="24"/>
      <w:bdr w:val="none" w:sz="0" w:space="0" w:color="auto"/>
      <w:shd w:val="clear" w:color="auto" w:fill="CCCCFF"/>
    </w:rPr>
  </w:style>
  <w:style w:type="character" w:customStyle="1" w:styleId="biborganization">
    <w:name w:val="bib_organization"/>
    <w:rsid w:val="009C4691"/>
    <w:rPr>
      <w:rFonts w:ascii="Times New Roman" w:hAnsi="Times New Roman"/>
      <w:sz w:val="24"/>
      <w:bdr w:val="none" w:sz="0" w:space="0" w:color="auto"/>
      <w:shd w:val="clear" w:color="auto" w:fill="CCFF99"/>
    </w:rPr>
  </w:style>
  <w:style w:type="character" w:customStyle="1" w:styleId="bibpublisher">
    <w:name w:val="bib_publisher"/>
    <w:rsid w:val="009C4691"/>
    <w:rPr>
      <w:rFonts w:ascii="Times New Roman" w:hAnsi="Times New Roman"/>
      <w:sz w:val="24"/>
      <w:bdr w:val="none" w:sz="0" w:space="0" w:color="auto"/>
      <w:shd w:val="clear" w:color="auto" w:fill="FF99CC"/>
    </w:rPr>
  </w:style>
  <w:style w:type="character" w:customStyle="1" w:styleId="bibsurname">
    <w:name w:val="bib_surname"/>
    <w:rsid w:val="009C4691"/>
    <w:rPr>
      <w:rFonts w:ascii="Times New Roman" w:hAnsi="Times New Roman"/>
      <w:sz w:val="24"/>
      <w:bdr w:val="none" w:sz="0" w:space="0" w:color="auto"/>
      <w:shd w:val="clear" w:color="auto" w:fill="CCFF99"/>
    </w:rPr>
  </w:style>
  <w:style w:type="character" w:customStyle="1" w:styleId="bibvolume">
    <w:name w:val="bib_volume"/>
    <w:rsid w:val="009C4691"/>
    <w:rPr>
      <w:rFonts w:ascii="Times New Roman" w:hAnsi="Times New Roman"/>
      <w:sz w:val="24"/>
      <w:bdr w:val="none" w:sz="0" w:space="0" w:color="auto"/>
      <w:shd w:val="clear" w:color="auto" w:fill="CCECFF"/>
    </w:rPr>
  </w:style>
  <w:style w:type="character" w:customStyle="1" w:styleId="bibyear">
    <w:name w:val="bib_year"/>
    <w:rsid w:val="009C4691"/>
    <w:rPr>
      <w:rFonts w:ascii="Times New Roman" w:hAnsi="Times New Roman"/>
      <w:sz w:val="24"/>
      <w:bdr w:val="none" w:sz="0" w:space="0" w:color="auto"/>
      <w:shd w:val="clear" w:color="auto" w:fill="FFCC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99075520">
      <w:bodyDiv w:val="1"/>
      <w:marLeft w:val="0"/>
      <w:marRight w:val="0"/>
      <w:marTop w:val="0"/>
      <w:marBottom w:val="0"/>
      <w:divBdr>
        <w:top w:val="none" w:sz="0" w:space="0" w:color="auto"/>
        <w:left w:val="none" w:sz="0" w:space="0" w:color="auto"/>
        <w:bottom w:val="none" w:sz="0" w:space="0" w:color="auto"/>
        <w:right w:val="none" w:sz="0" w:space="0" w:color="auto"/>
      </w:divBdr>
    </w:div>
    <w:div w:id="1979408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DF04B-56BE-491D-9B58-23765B2FF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23</Pages>
  <Words>4181</Words>
  <Characters>23837</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Fox</dc:creator>
  <cp:keywords/>
  <dc:description/>
  <cp:lastModifiedBy>S4C</cp:lastModifiedBy>
  <cp:revision>75</cp:revision>
  <dcterms:created xsi:type="dcterms:W3CDTF">2026-01-27T22:03:00Z</dcterms:created>
  <dcterms:modified xsi:type="dcterms:W3CDTF">2026-04-16T05:18:00Z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2026-01-27T22:03:03Z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60a3d6a3-b925-48df-9708-4895907eed9f</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