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&lt;ref-open&gt;</w:t>
      </w:r>
    </w:p>
    <w:p>
      <w:r>
        <w:rPr>
          <w:rStyle w:val="bib_number"/>
        </w:rPr>
        <w:t>2</w:t>
      </w:r>
      <w:r>
        <w:t>.</w:t>
        <w:tab/>
        <w:t xml:space="preserve"> </w:t>
      </w:r>
      <w:r>
        <w:rPr>
          <w:rStyle w:val="bib_surname"/>
        </w:rPr>
        <w:t>Flaherty</w:t>
      </w:r>
      <w:r>
        <w:t xml:space="preserve"> </w:t>
      </w:r>
      <w:r>
        <w:rPr>
          <w:rStyle w:val="bib_fname"/>
        </w:rPr>
        <w:t>KR</w:t>
      </w:r>
      <w:r>
        <w:t xml:space="preserve">, </w:t>
      </w:r>
      <w:r>
        <w:rPr>
          <w:rStyle w:val="bib_surname"/>
        </w:rPr>
        <w:t>Wells</w:t>
      </w:r>
      <w:r>
        <w:t xml:space="preserve"> </w:t>
      </w:r>
      <w:r>
        <w:rPr>
          <w:rStyle w:val="bib_fname"/>
        </w:rPr>
        <w:t>AU</w:t>
      </w:r>
      <w:r>
        <w:t xml:space="preserve">, </w:t>
      </w:r>
      <w:r>
        <w:rPr>
          <w:rStyle w:val="bib_surname"/>
        </w:rPr>
        <w:t>Cottin</w:t>
      </w:r>
      <w:r>
        <w:t xml:space="preserve"> </w:t>
      </w:r>
      <w:r>
        <w:rPr>
          <w:rStyle w:val="bib_fname"/>
        </w:rPr>
        <w:t>V</w:t>
      </w:r>
      <w:r>
        <w:t xml:space="preserve">, </w:t>
      </w:r>
      <w:r>
        <w:rPr>
          <w:rStyle w:val="bib_etal"/>
        </w:rPr>
        <w:t>et al.</w:t>
      </w:r>
      <w:r>
        <w:t xml:space="preserve"> </w:t>
      </w:r>
      <w:r>
        <w:rPr>
          <w:rStyle w:val="bib_article"/>
        </w:rPr>
        <w:t xml:space="preserve">Nintedanib in </w:t>
      </w:r>
      <w:del w:id="1847515829" w:author="S4C Reference Converter" w:date="2026-06-09T10:20:02Z">
        <w:r>
          <w:delText>P</w:delText>
        </w:r>
      </w:del>
      <w:ins w:id="2091071907" w:author="S4C Reference Converter" w:date="2026-06-09T10:20:02Z">
        <w:r>
          <w:rPr>
            <w:rStyle w:val="bib_article"/>
          </w:rPr>
          <w:t>p</w:t>
        </w:r>
      </w:ins>
      <w:r>
        <w:rPr>
          <w:rStyle w:val="bib_article"/>
        </w:rPr>
        <w:t xml:space="preserve">rogressive </w:t>
      </w:r>
      <w:del w:id="2069851090" w:author="S4C Reference Converter" w:date="2026-06-09T10:20:02Z">
        <w:r>
          <w:delText>F</w:delText>
        </w:r>
      </w:del>
      <w:ins w:id="1723600281" w:author="S4C Reference Converter" w:date="2026-06-09T10:20:02Z">
        <w:r>
          <w:rPr>
            <w:rStyle w:val="bib_article"/>
          </w:rPr>
          <w:t>f</w:t>
        </w:r>
      </w:ins>
      <w:r>
        <w:rPr>
          <w:rStyle w:val="bib_article"/>
        </w:rPr>
        <w:t xml:space="preserve">ibrosing </w:t>
      </w:r>
      <w:del w:id="1301362832" w:author="S4C Reference Converter" w:date="2026-06-09T10:20:02Z">
        <w:r>
          <w:delText>I</w:delText>
        </w:r>
      </w:del>
      <w:ins w:id="1869053592" w:author="S4C Reference Converter" w:date="2026-06-09T10:20:02Z">
        <w:r>
          <w:rPr>
            <w:rStyle w:val="bib_article"/>
          </w:rPr>
          <w:t>i</w:t>
        </w:r>
      </w:ins>
      <w:r>
        <w:rPr>
          <w:rStyle w:val="bib_article"/>
        </w:rPr>
        <w:t xml:space="preserve">nterstitial </w:t>
      </w:r>
      <w:del w:id="1482588384" w:author="S4C Reference Converter" w:date="2026-06-09T10:20:02Z">
        <w:r>
          <w:delText>L</w:delText>
        </w:r>
      </w:del>
      <w:ins w:id="1190681065" w:author="S4C Reference Converter" w:date="2026-06-09T10:20:02Z">
        <w:r>
          <w:rPr>
            <w:rStyle w:val="bib_article"/>
          </w:rPr>
          <w:t>l</w:t>
        </w:r>
      </w:ins>
      <w:r>
        <w:rPr>
          <w:rStyle w:val="bib_article"/>
        </w:rPr>
        <w:t xml:space="preserve">ung </w:t>
      </w:r>
      <w:del w:id="376835613" w:author="S4C Reference Converter" w:date="2026-06-09T10:20:02Z">
        <w:r>
          <w:delText>D</w:delText>
        </w:r>
      </w:del>
      <w:ins w:id="208679941" w:author="S4C Reference Converter" w:date="2026-06-09T10:20:02Z">
        <w:r>
          <w:rPr>
            <w:rStyle w:val="bib_article"/>
          </w:rPr>
          <w:t>d</w:t>
        </w:r>
      </w:ins>
      <w:r>
        <w:rPr>
          <w:rStyle w:val="bib_article"/>
        </w:rPr>
        <w:t>iseases</w:t>
      </w:r>
      <w:r>
        <w:t xml:space="preserve">. </w:t>
      </w:r>
      <w:r>
        <w:rPr>
          <w:rStyle w:val="bib_journal"/>
          <w:i/>
        </w:rPr>
        <w:t>N Engl J Med</w:t>
      </w:r>
      <w:r>
        <w:t xml:space="preserve">. </w:t>
      </w:r>
      <w:r>
        <w:rPr>
          <w:rStyle w:val="bib_year"/>
        </w:rPr>
        <w:t>2019</w:t>
      </w:r>
      <w:r>
        <w:t>;</w:t>
      </w:r>
      <w:r>
        <w:rPr>
          <w:rStyle w:val="bib_volume"/>
          <w:i/>
        </w:rPr>
        <w:t>381</w:t>
      </w:r>
      <w:r>
        <w:t>(</w:t>
      </w:r>
      <w:r>
        <w:rPr>
          <w:rStyle w:val="bib_issue"/>
        </w:rPr>
        <w:t>18</w:t>
      </w:r>
      <w:r>
        <w:t>):</w:t>
      </w:r>
      <w:r>
        <w:rPr>
          <w:rStyle w:val="bib_fpage"/>
        </w:rPr>
        <w:t>1718</w:t>
      </w:r>
      <w:r>
        <w:t>-</w:t>
      </w:r>
      <w:r>
        <w:rPr>
          <w:rStyle w:val="bib_lpage"/>
        </w:rPr>
        <w:t>1727</w:t>
      </w:r>
      <w:r>
        <w:t>.</w:t>
      </w:r>
    </w:p>
    <w:p>
      <w:r>
        <w:t>&lt;ref-close&gt;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bib_number">
    <w:name w:val="bib_number"/>
  </w:style>
  <w:style w:type="character" w:customStyle="1" w:styleId="bib_surname">
    <w:name w:val="bib_surname"/>
  </w:style>
  <w:style w:type="character" w:customStyle="1" w:styleId="bib_fname">
    <w:name w:val="bib_fname"/>
  </w:style>
  <w:style w:type="character" w:customStyle="1" w:styleId="bib_etal">
    <w:name w:val="bib_etal"/>
  </w:style>
  <w:style w:type="character" w:customStyle="1" w:styleId="bib_article">
    <w:name w:val="bib_article"/>
  </w:style>
  <w:style w:type="character" w:customStyle="1" w:styleId="bib_journal">
    <w:name w:val="bib_journal"/>
  </w:style>
  <w:style w:type="character" w:customStyle="1" w:styleId="bib_year">
    <w:name w:val="bib_year"/>
  </w:style>
  <w:style w:type="character" w:customStyle="1" w:styleId="bib_volume">
    <w:name w:val="bib_volume"/>
  </w:style>
  <w:style w:type="character" w:customStyle="1" w:styleId="bib_issue">
    <w:name w:val="bib_issue"/>
  </w:style>
  <w:style w:type="character" w:customStyle="1" w:styleId="bib_fpage">
    <w:name w:val="bib_fpage"/>
  </w:style>
  <w:style w:type="character" w:customStyle="1" w:styleId="bib_lpage">
    <w:name w:val="bib_lpag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